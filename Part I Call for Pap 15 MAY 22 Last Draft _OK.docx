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C1453D" w14:textId="77777777" w:rsidR="00F36467" w:rsidRPr="00073818" w:rsidRDefault="00F36467" w:rsidP="00011FD6">
      <w:pPr>
        <w:shd w:val="clear" w:color="auto" w:fill="FFFFFF"/>
        <w:spacing w:after="0" w:line="240" w:lineRule="auto"/>
        <w:jc w:val="center"/>
        <w:outlineLvl w:val="0"/>
        <w:rPr>
          <w:rFonts w:ascii="Verdana" w:eastAsia="Times New Roman" w:hAnsi="Verdana"/>
          <w:bCs/>
          <w:color w:val="666666"/>
          <w:kern w:val="36"/>
          <w:sz w:val="35"/>
          <w:szCs w:val="35"/>
          <w:lang w:val="en-US" w:eastAsia="en-GB"/>
        </w:rPr>
      </w:pPr>
      <w:r w:rsidRPr="00073818">
        <w:rPr>
          <w:rFonts w:ascii="Verdana" w:eastAsia="Times New Roman" w:hAnsi="Verdana"/>
          <w:bCs/>
          <w:color w:val="666666"/>
          <w:kern w:val="36"/>
          <w:sz w:val="35"/>
          <w:szCs w:val="35"/>
          <w:lang w:val="en-US" w:eastAsia="en-GB"/>
        </w:rPr>
        <w:t>1</w:t>
      </w:r>
      <w:r w:rsidRPr="00073818">
        <w:rPr>
          <w:rFonts w:ascii="Verdana" w:eastAsia="Times New Roman" w:hAnsi="Verdana"/>
          <w:bCs/>
          <w:color w:val="666666"/>
          <w:kern w:val="36"/>
          <w:sz w:val="35"/>
          <w:szCs w:val="35"/>
          <w:vertAlign w:val="superscript"/>
          <w:lang w:val="en-US" w:eastAsia="en-GB"/>
        </w:rPr>
        <w:t>st</w:t>
      </w:r>
      <w:r w:rsidRPr="00073818">
        <w:rPr>
          <w:rFonts w:ascii="Verdana" w:eastAsia="Times New Roman" w:hAnsi="Verdana"/>
          <w:bCs/>
          <w:color w:val="666666"/>
          <w:kern w:val="36"/>
          <w:sz w:val="35"/>
          <w:szCs w:val="35"/>
          <w:lang w:val="en-US" w:eastAsia="en-GB"/>
        </w:rPr>
        <w:t xml:space="preserve"> Announcement</w:t>
      </w:r>
    </w:p>
    <w:p w14:paraId="4F8A2421" w14:textId="15125D3E" w:rsidR="00A6426B" w:rsidRPr="00073818" w:rsidRDefault="00A6426B" w:rsidP="00011FD6">
      <w:pPr>
        <w:shd w:val="clear" w:color="auto" w:fill="FFFFFF"/>
        <w:spacing w:after="0" w:line="240" w:lineRule="auto"/>
        <w:jc w:val="center"/>
        <w:outlineLvl w:val="0"/>
        <w:rPr>
          <w:rFonts w:ascii="Verdana" w:eastAsia="Times New Roman" w:hAnsi="Verdana"/>
          <w:b/>
          <w:bCs/>
          <w:color w:val="666666"/>
          <w:kern w:val="36"/>
          <w:sz w:val="35"/>
          <w:szCs w:val="35"/>
          <w:lang w:val="en-US" w:eastAsia="en-GB"/>
        </w:rPr>
      </w:pPr>
      <w:r w:rsidRPr="00073818">
        <w:rPr>
          <w:rFonts w:ascii="Verdana" w:eastAsia="Times New Roman" w:hAnsi="Verdana"/>
          <w:b/>
          <w:bCs/>
          <w:color w:val="666666"/>
          <w:kern w:val="36"/>
          <w:sz w:val="35"/>
          <w:szCs w:val="35"/>
          <w:lang w:val="en-US" w:eastAsia="en-GB"/>
        </w:rPr>
        <w:t>1</w:t>
      </w:r>
      <w:r w:rsidR="00597731" w:rsidRPr="00073818">
        <w:rPr>
          <w:rFonts w:ascii="Verdana" w:eastAsia="Times New Roman" w:hAnsi="Verdana"/>
          <w:b/>
          <w:bCs/>
          <w:color w:val="666666"/>
          <w:kern w:val="36"/>
          <w:sz w:val="35"/>
          <w:szCs w:val="35"/>
          <w:lang w:val="en-US" w:eastAsia="en-GB"/>
        </w:rPr>
        <w:t>4</w:t>
      </w:r>
      <w:r w:rsidRPr="00073818">
        <w:rPr>
          <w:rFonts w:ascii="Verdana" w:eastAsia="Times New Roman" w:hAnsi="Verdana"/>
          <w:b/>
          <w:bCs/>
          <w:color w:val="666666"/>
          <w:kern w:val="36"/>
          <w:sz w:val="35"/>
          <w:szCs w:val="35"/>
          <w:vertAlign w:val="superscript"/>
          <w:lang w:val="en-US" w:eastAsia="en-GB"/>
        </w:rPr>
        <w:t>th</w:t>
      </w:r>
      <w:r w:rsidRPr="00073818">
        <w:rPr>
          <w:rFonts w:ascii="Verdana" w:eastAsia="Times New Roman" w:hAnsi="Verdana"/>
          <w:b/>
          <w:bCs/>
          <w:color w:val="666666"/>
          <w:kern w:val="36"/>
          <w:sz w:val="35"/>
          <w:szCs w:val="35"/>
          <w:lang w:val="en-US" w:eastAsia="en-GB"/>
        </w:rPr>
        <w:t xml:space="preserve"> Int. HCH and Pesticides Forum</w:t>
      </w:r>
    </w:p>
    <w:p w14:paraId="0198E035" w14:textId="7CF323B6" w:rsidR="00A96B7C" w:rsidRPr="00B323DD" w:rsidRDefault="00866706" w:rsidP="00011FD6">
      <w:pPr>
        <w:shd w:val="clear" w:color="auto" w:fill="FFFFFF"/>
        <w:spacing w:after="0" w:line="240" w:lineRule="auto"/>
        <w:jc w:val="center"/>
        <w:outlineLvl w:val="2"/>
        <w:rPr>
          <w:rFonts w:ascii="Verdana" w:eastAsia="Times New Roman" w:hAnsi="Verdana"/>
          <w:b/>
          <w:bCs/>
          <w:color w:val="657A3C"/>
          <w:sz w:val="24"/>
          <w:szCs w:val="24"/>
          <w:lang w:val="en-US" w:eastAsia="en-GB"/>
        </w:rPr>
      </w:pPr>
      <w:r w:rsidRPr="00B323DD">
        <w:rPr>
          <w:rFonts w:ascii="Verdana" w:eastAsia="Times New Roman" w:hAnsi="Verdana"/>
          <w:b/>
          <w:bCs/>
          <w:color w:val="657A3C"/>
          <w:sz w:val="24"/>
          <w:szCs w:val="24"/>
          <w:lang w:val="en-US" w:eastAsia="en-GB"/>
        </w:rPr>
        <w:t>February 21</w:t>
      </w:r>
      <w:r w:rsidR="00A96B7C" w:rsidRPr="00B323DD">
        <w:rPr>
          <w:rFonts w:ascii="Verdana" w:eastAsia="Times New Roman" w:hAnsi="Verdana"/>
          <w:b/>
          <w:bCs/>
          <w:color w:val="657A3C"/>
          <w:sz w:val="24"/>
          <w:szCs w:val="24"/>
          <w:lang w:val="en-US" w:eastAsia="en-GB"/>
        </w:rPr>
        <w:t>-</w:t>
      </w:r>
      <w:r w:rsidR="00FA34B0" w:rsidRPr="00B323DD">
        <w:rPr>
          <w:rFonts w:ascii="Verdana" w:eastAsia="Times New Roman" w:hAnsi="Verdana"/>
          <w:b/>
          <w:bCs/>
          <w:color w:val="657A3C"/>
          <w:sz w:val="24"/>
          <w:szCs w:val="24"/>
          <w:lang w:val="en-US" w:eastAsia="en-GB"/>
        </w:rPr>
        <w:t>22-23-</w:t>
      </w:r>
      <w:r w:rsidRPr="00B323DD">
        <w:rPr>
          <w:rFonts w:ascii="Verdana" w:eastAsia="Times New Roman" w:hAnsi="Verdana"/>
          <w:b/>
          <w:bCs/>
          <w:color w:val="657A3C"/>
          <w:sz w:val="24"/>
          <w:szCs w:val="24"/>
          <w:lang w:val="en-US" w:eastAsia="en-GB"/>
        </w:rPr>
        <w:t>24</w:t>
      </w:r>
      <w:r w:rsidR="00A96B7C" w:rsidRPr="00B323DD">
        <w:rPr>
          <w:rFonts w:ascii="Verdana" w:eastAsia="Times New Roman" w:hAnsi="Verdana"/>
          <w:b/>
          <w:bCs/>
          <w:color w:val="657A3C"/>
          <w:sz w:val="24"/>
          <w:szCs w:val="24"/>
          <w:lang w:val="en-US" w:eastAsia="en-GB"/>
        </w:rPr>
        <w:t>, 20</w:t>
      </w:r>
      <w:r w:rsidR="00597731" w:rsidRPr="00B323DD">
        <w:rPr>
          <w:rFonts w:ascii="Verdana" w:eastAsia="Times New Roman" w:hAnsi="Verdana"/>
          <w:b/>
          <w:bCs/>
          <w:color w:val="657A3C"/>
          <w:sz w:val="24"/>
          <w:szCs w:val="24"/>
          <w:lang w:val="en-US" w:eastAsia="en-GB"/>
        </w:rPr>
        <w:t>2</w:t>
      </w:r>
      <w:r w:rsidR="00B36CBB" w:rsidRPr="00B323DD">
        <w:rPr>
          <w:rFonts w:ascii="Verdana" w:eastAsia="Times New Roman" w:hAnsi="Verdana"/>
          <w:b/>
          <w:bCs/>
          <w:color w:val="657A3C"/>
          <w:sz w:val="24"/>
          <w:szCs w:val="24"/>
          <w:lang w:val="en-US" w:eastAsia="en-GB"/>
        </w:rPr>
        <w:t>3</w:t>
      </w:r>
      <w:r w:rsidR="00A96B7C" w:rsidRPr="00B323DD">
        <w:rPr>
          <w:rFonts w:ascii="Verdana" w:eastAsia="Times New Roman" w:hAnsi="Verdana"/>
          <w:b/>
          <w:bCs/>
          <w:color w:val="657A3C"/>
          <w:sz w:val="24"/>
          <w:szCs w:val="24"/>
          <w:lang w:val="en-US" w:eastAsia="en-GB"/>
        </w:rPr>
        <w:t xml:space="preserve">, </w:t>
      </w:r>
      <w:r w:rsidR="004C0D2E" w:rsidRPr="00B323DD">
        <w:rPr>
          <w:rFonts w:ascii="Verdana" w:eastAsia="Times New Roman" w:hAnsi="Verdana"/>
          <w:b/>
          <w:bCs/>
          <w:color w:val="657A3C"/>
          <w:sz w:val="24"/>
          <w:szCs w:val="24"/>
          <w:lang w:val="en-US" w:eastAsia="en-GB"/>
        </w:rPr>
        <w:t>Zaragoza, Spain</w:t>
      </w:r>
    </w:p>
    <w:p w14:paraId="16ADEBA4" w14:textId="2935A30F" w:rsidR="00FA34B0" w:rsidRPr="00073818" w:rsidRDefault="00FA34B0" w:rsidP="00011FD6">
      <w:pPr>
        <w:shd w:val="clear" w:color="auto" w:fill="FFFFFF"/>
        <w:spacing w:after="0" w:line="240" w:lineRule="auto"/>
        <w:jc w:val="center"/>
        <w:outlineLvl w:val="2"/>
        <w:rPr>
          <w:rFonts w:ascii="Verdana" w:eastAsia="Times New Roman" w:hAnsi="Verdana"/>
          <w:b/>
          <w:bCs/>
          <w:color w:val="909B7A"/>
          <w:sz w:val="24"/>
          <w:szCs w:val="24"/>
          <w:lang w:val="en-US" w:eastAsia="en-GB"/>
        </w:rPr>
      </w:pPr>
    </w:p>
    <w:p w14:paraId="0F91E1C4" w14:textId="77777777" w:rsidR="00FA34B0" w:rsidRPr="00073818" w:rsidRDefault="00FA34B0" w:rsidP="00B323DD">
      <w:pPr>
        <w:shd w:val="clear" w:color="auto" w:fill="FFFFFF"/>
        <w:spacing w:after="0" w:line="240" w:lineRule="auto"/>
        <w:outlineLvl w:val="2"/>
        <w:rPr>
          <w:rFonts w:ascii="Verdana" w:eastAsia="Times New Roman" w:hAnsi="Verdana"/>
          <w:b/>
          <w:bCs/>
          <w:color w:val="909B7A"/>
          <w:sz w:val="24"/>
          <w:szCs w:val="24"/>
          <w:lang w:val="en-US" w:eastAsia="en-GB"/>
        </w:rPr>
      </w:pPr>
    </w:p>
    <w:p w14:paraId="5D2AFCB8" w14:textId="7CA16AFB" w:rsidR="00213FF8" w:rsidRPr="00073818" w:rsidRDefault="00213FF8" w:rsidP="00CC5961">
      <w:pPr>
        <w:spacing w:after="0" w:line="240" w:lineRule="auto"/>
        <w:jc w:val="both"/>
        <w:outlineLvl w:val="2"/>
        <w:rPr>
          <w:rFonts w:ascii="Verdana" w:eastAsia="Times New Roman" w:hAnsi="Verdana"/>
          <w:b/>
          <w:bCs/>
          <w:color w:val="909B7A"/>
          <w:sz w:val="24"/>
          <w:szCs w:val="24"/>
          <w:lang w:val="en-US" w:eastAsia="en-GB"/>
        </w:rPr>
      </w:pPr>
    </w:p>
    <w:p w14:paraId="646F7412" w14:textId="34F2E02A" w:rsidR="00A96B7C" w:rsidRPr="00B323DD" w:rsidRDefault="00A96B7C" w:rsidP="00CC5961">
      <w:pPr>
        <w:spacing w:after="0" w:line="240" w:lineRule="auto"/>
        <w:jc w:val="both"/>
        <w:outlineLvl w:val="2"/>
        <w:rPr>
          <w:rFonts w:ascii="Verdana" w:eastAsia="Times New Roman" w:hAnsi="Verdana"/>
          <w:b/>
          <w:bCs/>
          <w:color w:val="657A3C"/>
          <w:sz w:val="24"/>
          <w:szCs w:val="24"/>
          <w:lang w:val="en-US" w:eastAsia="en-GB"/>
        </w:rPr>
      </w:pPr>
      <w:r w:rsidRPr="00B323DD">
        <w:rPr>
          <w:rFonts w:ascii="Verdana" w:eastAsia="Times New Roman" w:hAnsi="Verdana"/>
          <w:b/>
          <w:bCs/>
          <w:color w:val="657A3C"/>
          <w:sz w:val="24"/>
          <w:szCs w:val="24"/>
          <w:lang w:val="en-US" w:eastAsia="en-GB"/>
        </w:rPr>
        <w:t>Theme:</w:t>
      </w:r>
    </w:p>
    <w:p w14:paraId="648E6EFE" w14:textId="77777777" w:rsidR="00FA34B0" w:rsidRPr="00073818" w:rsidRDefault="00FA34B0" w:rsidP="00CC5961">
      <w:pPr>
        <w:spacing w:after="0" w:line="240" w:lineRule="auto"/>
        <w:jc w:val="both"/>
        <w:outlineLvl w:val="2"/>
        <w:rPr>
          <w:rFonts w:ascii="Verdana" w:eastAsia="Times New Roman" w:hAnsi="Verdana"/>
          <w:b/>
          <w:bCs/>
          <w:color w:val="909B7A"/>
          <w:sz w:val="24"/>
          <w:szCs w:val="24"/>
          <w:lang w:val="en-US" w:eastAsia="en-GB"/>
        </w:rPr>
      </w:pPr>
    </w:p>
    <w:p w14:paraId="26CC9EBD" w14:textId="358BDDF9" w:rsidR="00FA34B0" w:rsidRPr="00B323DD" w:rsidRDefault="009C05CC" w:rsidP="00FA34B0">
      <w:pPr>
        <w:spacing w:after="0" w:line="240" w:lineRule="auto"/>
        <w:jc w:val="center"/>
        <w:outlineLvl w:val="2"/>
        <w:rPr>
          <w:rFonts w:asciiTheme="minorHAnsi" w:eastAsia="Times New Roman" w:hAnsiTheme="minorHAnsi" w:cs="Arial"/>
          <w:bCs/>
          <w:color w:val="000000" w:themeColor="text1"/>
          <w:sz w:val="28"/>
          <w:szCs w:val="28"/>
          <w:lang w:val="en-US" w:eastAsia="en-GB"/>
        </w:rPr>
      </w:pPr>
      <w:r w:rsidRPr="00B323DD">
        <w:rPr>
          <w:rFonts w:asciiTheme="minorHAnsi" w:eastAsia="Times New Roman" w:hAnsiTheme="minorHAnsi" w:cs="Arial"/>
          <w:bCs/>
          <w:color w:val="000000" w:themeColor="text1"/>
          <w:sz w:val="28"/>
          <w:szCs w:val="28"/>
          <w:lang w:val="en-US" w:eastAsia="en-GB"/>
        </w:rPr>
        <w:t>“</w:t>
      </w:r>
      <w:r w:rsidR="002B633B" w:rsidRPr="00B323DD">
        <w:rPr>
          <w:rFonts w:asciiTheme="minorHAnsi" w:eastAsia="Times New Roman" w:hAnsiTheme="minorHAnsi" w:cs="Arial"/>
          <w:bCs/>
          <w:color w:val="000000" w:themeColor="text1"/>
          <w:sz w:val="28"/>
          <w:szCs w:val="28"/>
          <w:lang w:val="en-US" w:eastAsia="en-GB"/>
        </w:rPr>
        <w:t xml:space="preserve">How is the European Union </w:t>
      </w:r>
      <w:r w:rsidR="00FA34B0" w:rsidRPr="00B323DD">
        <w:rPr>
          <w:rFonts w:asciiTheme="minorHAnsi" w:eastAsia="Times New Roman" w:hAnsiTheme="minorHAnsi" w:cs="Arial"/>
          <w:bCs/>
          <w:color w:val="000000" w:themeColor="text1"/>
          <w:sz w:val="28"/>
          <w:szCs w:val="28"/>
          <w:lang w:val="en-US" w:eastAsia="en-GB"/>
        </w:rPr>
        <w:t>managing</w:t>
      </w:r>
      <w:r w:rsidR="002B633B" w:rsidRPr="00B323DD">
        <w:rPr>
          <w:rFonts w:asciiTheme="minorHAnsi" w:eastAsia="Times New Roman" w:hAnsiTheme="minorHAnsi" w:cs="Arial"/>
          <w:bCs/>
          <w:color w:val="000000" w:themeColor="text1"/>
          <w:sz w:val="28"/>
          <w:szCs w:val="28"/>
          <w:lang w:val="en-US" w:eastAsia="en-GB"/>
        </w:rPr>
        <w:t xml:space="preserve"> the Legacy of Lindane and </w:t>
      </w:r>
      <w:r w:rsidR="002B633B" w:rsidRPr="00505FA0">
        <w:rPr>
          <w:rFonts w:asciiTheme="minorHAnsi" w:eastAsia="Times New Roman" w:hAnsiTheme="minorHAnsi" w:cs="Arial"/>
          <w:bCs/>
          <w:color w:val="000000" w:themeColor="text1"/>
          <w:sz w:val="28"/>
          <w:szCs w:val="28"/>
          <w:highlight w:val="green"/>
          <w:lang w:val="en-US" w:eastAsia="en-GB"/>
        </w:rPr>
        <w:t>HCH</w:t>
      </w:r>
      <w:r w:rsidR="002B633B" w:rsidRPr="00B323DD">
        <w:rPr>
          <w:rFonts w:asciiTheme="minorHAnsi" w:eastAsia="Times New Roman" w:hAnsiTheme="minorHAnsi" w:cs="Arial"/>
          <w:bCs/>
          <w:color w:val="000000" w:themeColor="text1"/>
          <w:sz w:val="28"/>
          <w:szCs w:val="28"/>
          <w:lang w:val="en-US" w:eastAsia="en-GB"/>
        </w:rPr>
        <w:t xml:space="preserve"> waste</w:t>
      </w:r>
      <w:r w:rsidRPr="00B323DD">
        <w:rPr>
          <w:rFonts w:asciiTheme="minorHAnsi" w:eastAsia="Times New Roman" w:hAnsiTheme="minorHAnsi" w:cs="Arial"/>
          <w:bCs/>
          <w:color w:val="000000" w:themeColor="text1"/>
          <w:sz w:val="28"/>
          <w:szCs w:val="28"/>
          <w:lang w:val="en-US" w:eastAsia="en-GB"/>
        </w:rPr>
        <w:t>”</w:t>
      </w:r>
      <w:r w:rsidR="00FA34B0" w:rsidRPr="00B323DD">
        <w:rPr>
          <w:rFonts w:asciiTheme="minorHAnsi" w:eastAsia="Times New Roman" w:hAnsiTheme="minorHAnsi" w:cs="Arial"/>
          <w:bCs/>
          <w:color w:val="000000" w:themeColor="text1"/>
          <w:sz w:val="28"/>
          <w:szCs w:val="28"/>
          <w:lang w:val="en-US" w:eastAsia="en-GB"/>
        </w:rPr>
        <w:t xml:space="preserve"> </w:t>
      </w:r>
      <w:r w:rsidR="00FA34B0" w:rsidRPr="00B323DD">
        <w:rPr>
          <w:rFonts w:asciiTheme="minorHAnsi" w:eastAsia="Times New Roman" w:hAnsiTheme="minorHAnsi" w:cs="Arial"/>
          <w:bCs/>
          <w:color w:val="000000" w:themeColor="text1"/>
          <w:sz w:val="28"/>
          <w:szCs w:val="28"/>
          <w:lang w:val="en-US" w:eastAsia="en-GB"/>
        </w:rPr>
        <w:br/>
        <w:t>What are the “Lessons learned” and what is the “Way forward”</w:t>
      </w:r>
    </w:p>
    <w:p w14:paraId="2A8DC856" w14:textId="12F2756E" w:rsidR="00FA34B0" w:rsidRPr="00073818" w:rsidRDefault="00FA34B0" w:rsidP="00FA34B0">
      <w:pPr>
        <w:spacing w:after="0" w:line="240" w:lineRule="auto"/>
        <w:jc w:val="center"/>
        <w:outlineLvl w:val="2"/>
        <w:rPr>
          <w:rFonts w:asciiTheme="minorHAnsi" w:eastAsia="Times New Roman" w:hAnsiTheme="minorHAnsi" w:cs="Arial"/>
          <w:bCs/>
          <w:color w:val="000000" w:themeColor="text1"/>
          <w:sz w:val="24"/>
          <w:szCs w:val="24"/>
          <w:lang w:val="en-US" w:eastAsia="en-GB"/>
        </w:rPr>
      </w:pPr>
    </w:p>
    <w:p w14:paraId="29790C64" w14:textId="77777777" w:rsidR="00FA34B0" w:rsidRPr="00073818" w:rsidRDefault="00FA34B0" w:rsidP="00FA34B0">
      <w:pPr>
        <w:spacing w:after="0" w:line="240" w:lineRule="auto"/>
        <w:jc w:val="center"/>
        <w:outlineLvl w:val="2"/>
        <w:rPr>
          <w:rFonts w:asciiTheme="minorHAnsi" w:eastAsia="Times New Roman" w:hAnsiTheme="minorHAnsi" w:cs="Arial"/>
          <w:bCs/>
          <w:color w:val="000000" w:themeColor="text1"/>
          <w:sz w:val="24"/>
          <w:szCs w:val="24"/>
          <w:lang w:val="en-US" w:eastAsia="en-GB"/>
        </w:rPr>
      </w:pPr>
    </w:p>
    <w:p w14:paraId="60E857DE" w14:textId="77777777" w:rsidR="00073818" w:rsidRPr="00073818" w:rsidRDefault="00FA34B0" w:rsidP="00FA34B0">
      <w:pPr>
        <w:spacing w:after="0" w:line="240" w:lineRule="auto"/>
        <w:jc w:val="center"/>
        <w:outlineLvl w:val="2"/>
        <w:rPr>
          <w:rFonts w:asciiTheme="minorHAnsi" w:eastAsia="Times New Roman" w:hAnsiTheme="minorHAnsi" w:cs="Arial"/>
          <w:bCs/>
          <w:color w:val="000000" w:themeColor="text1"/>
          <w:sz w:val="24"/>
          <w:szCs w:val="24"/>
          <w:highlight w:val="yellow"/>
          <w:lang w:val="en-US" w:eastAsia="en-GB"/>
        </w:rPr>
      </w:pPr>
      <w:r w:rsidRPr="00073818">
        <w:rPr>
          <w:rFonts w:asciiTheme="minorHAnsi" w:eastAsia="Times New Roman" w:hAnsiTheme="minorHAnsi" w:cs="Arial"/>
          <w:bCs/>
          <w:color w:val="000000" w:themeColor="text1"/>
          <w:sz w:val="24"/>
          <w:szCs w:val="24"/>
          <w:highlight w:val="yellow"/>
          <w:lang w:val="en-US" w:eastAsia="en-GB"/>
        </w:rPr>
        <w:t>The 14</w:t>
      </w:r>
      <w:r w:rsidRPr="00073818">
        <w:rPr>
          <w:rFonts w:asciiTheme="minorHAnsi" w:eastAsia="Times New Roman" w:hAnsiTheme="minorHAnsi" w:cs="Arial"/>
          <w:bCs/>
          <w:color w:val="000000" w:themeColor="text1"/>
          <w:sz w:val="24"/>
          <w:szCs w:val="24"/>
          <w:highlight w:val="yellow"/>
          <w:vertAlign w:val="superscript"/>
          <w:lang w:val="en-US" w:eastAsia="en-GB"/>
        </w:rPr>
        <w:t>th</w:t>
      </w:r>
      <w:r w:rsidRPr="00073818">
        <w:rPr>
          <w:rFonts w:asciiTheme="minorHAnsi" w:eastAsia="Times New Roman" w:hAnsiTheme="minorHAnsi" w:cs="Arial"/>
          <w:bCs/>
          <w:color w:val="000000" w:themeColor="text1"/>
          <w:sz w:val="24"/>
          <w:szCs w:val="24"/>
          <w:highlight w:val="yellow"/>
          <w:lang w:val="en-US" w:eastAsia="en-GB"/>
        </w:rPr>
        <w:t xml:space="preserve"> Forum discusses the </w:t>
      </w:r>
      <w:r w:rsidR="00842352" w:rsidRPr="00073818">
        <w:rPr>
          <w:rFonts w:asciiTheme="minorHAnsi" w:eastAsia="Times New Roman" w:hAnsiTheme="minorHAnsi" w:cs="Arial"/>
          <w:bCs/>
          <w:color w:val="000000" w:themeColor="text1"/>
          <w:sz w:val="24"/>
          <w:szCs w:val="24"/>
          <w:highlight w:val="yellow"/>
          <w:lang w:val="en-US" w:eastAsia="en-GB"/>
        </w:rPr>
        <w:t>State</w:t>
      </w:r>
      <w:r w:rsidR="009C05CC" w:rsidRPr="00073818">
        <w:rPr>
          <w:rFonts w:asciiTheme="minorHAnsi" w:eastAsia="Times New Roman" w:hAnsiTheme="minorHAnsi" w:cs="Arial"/>
          <w:bCs/>
          <w:color w:val="000000" w:themeColor="text1"/>
          <w:sz w:val="24"/>
          <w:szCs w:val="24"/>
          <w:highlight w:val="yellow"/>
          <w:lang w:val="en-US" w:eastAsia="en-GB"/>
        </w:rPr>
        <w:t xml:space="preserve"> of the art </w:t>
      </w:r>
      <w:commentRangeStart w:id="0"/>
      <w:r w:rsidR="009C05CC" w:rsidRPr="00073818">
        <w:rPr>
          <w:rFonts w:asciiTheme="minorHAnsi" w:eastAsia="Times New Roman" w:hAnsiTheme="minorHAnsi" w:cs="Arial"/>
          <w:bCs/>
          <w:color w:val="000000" w:themeColor="text1"/>
          <w:sz w:val="24"/>
          <w:szCs w:val="24"/>
          <w:highlight w:val="yellow"/>
          <w:lang w:val="en-US" w:eastAsia="en-GB"/>
        </w:rPr>
        <w:t xml:space="preserve">on </w:t>
      </w:r>
      <w:r w:rsidR="009C05CC" w:rsidRPr="00505FA0">
        <w:rPr>
          <w:rFonts w:asciiTheme="minorHAnsi" w:eastAsia="Times New Roman" w:hAnsiTheme="minorHAnsi" w:cs="Arial"/>
          <w:bCs/>
          <w:color w:val="000000" w:themeColor="text1"/>
          <w:sz w:val="24"/>
          <w:szCs w:val="24"/>
          <w:highlight w:val="green"/>
          <w:lang w:val="en-US" w:eastAsia="en-GB"/>
        </w:rPr>
        <w:t>POP</w:t>
      </w:r>
      <w:r w:rsidR="009C05CC" w:rsidRPr="00073818">
        <w:rPr>
          <w:rFonts w:asciiTheme="minorHAnsi" w:eastAsia="Times New Roman" w:hAnsiTheme="minorHAnsi" w:cs="Arial"/>
          <w:bCs/>
          <w:color w:val="000000" w:themeColor="text1"/>
          <w:sz w:val="24"/>
          <w:szCs w:val="24"/>
          <w:highlight w:val="yellow"/>
          <w:lang w:val="en-US" w:eastAsia="en-GB"/>
        </w:rPr>
        <w:t xml:space="preserve">s </w:t>
      </w:r>
      <w:commentRangeEnd w:id="0"/>
      <w:r w:rsidR="00073818" w:rsidRPr="00073818">
        <w:rPr>
          <w:rStyle w:val="CommentReference"/>
          <w:lang w:val="en-US"/>
        </w:rPr>
        <w:commentReference w:id="0"/>
      </w:r>
      <w:r w:rsidR="009C05CC" w:rsidRPr="00073818">
        <w:rPr>
          <w:rFonts w:asciiTheme="minorHAnsi" w:eastAsia="Times New Roman" w:hAnsiTheme="minorHAnsi" w:cs="Arial"/>
          <w:bCs/>
          <w:color w:val="000000" w:themeColor="text1"/>
          <w:sz w:val="24"/>
          <w:szCs w:val="24"/>
          <w:highlight w:val="yellow"/>
          <w:lang w:val="en-US" w:eastAsia="en-GB"/>
        </w:rPr>
        <w:t xml:space="preserve">elimination </w:t>
      </w:r>
      <w:r w:rsidRPr="00073818">
        <w:rPr>
          <w:rFonts w:asciiTheme="minorHAnsi" w:eastAsia="Times New Roman" w:hAnsiTheme="minorHAnsi" w:cs="Arial"/>
          <w:bCs/>
          <w:color w:val="000000" w:themeColor="text1"/>
          <w:sz w:val="24"/>
          <w:szCs w:val="24"/>
          <w:highlight w:val="yellow"/>
          <w:lang w:val="en-US" w:eastAsia="en-GB"/>
        </w:rPr>
        <w:t xml:space="preserve">31 </w:t>
      </w:r>
      <w:r w:rsidR="009C05CC" w:rsidRPr="00073818">
        <w:rPr>
          <w:rFonts w:asciiTheme="minorHAnsi" w:eastAsia="Times New Roman" w:hAnsiTheme="minorHAnsi" w:cs="Arial"/>
          <w:bCs/>
          <w:color w:val="000000" w:themeColor="text1"/>
          <w:sz w:val="24"/>
          <w:szCs w:val="24"/>
          <w:highlight w:val="yellow"/>
          <w:lang w:val="en-US" w:eastAsia="en-GB"/>
        </w:rPr>
        <w:t>years</w:t>
      </w:r>
      <w:r w:rsidRPr="00073818">
        <w:rPr>
          <w:rFonts w:asciiTheme="minorHAnsi" w:eastAsia="Times New Roman" w:hAnsiTheme="minorHAnsi" w:cs="Arial"/>
          <w:bCs/>
          <w:color w:val="000000" w:themeColor="text1"/>
          <w:sz w:val="24"/>
          <w:szCs w:val="24"/>
          <w:highlight w:val="yellow"/>
          <w:lang w:val="en-US" w:eastAsia="en-GB"/>
        </w:rPr>
        <w:t xml:space="preserve"> </w:t>
      </w:r>
    </w:p>
    <w:p w14:paraId="253D359C" w14:textId="54C2ED78" w:rsidR="00FA34B0" w:rsidRPr="00073818" w:rsidRDefault="00FA34B0" w:rsidP="00FA34B0">
      <w:pPr>
        <w:spacing w:after="0" w:line="240" w:lineRule="auto"/>
        <w:jc w:val="center"/>
        <w:outlineLvl w:val="2"/>
        <w:rPr>
          <w:rFonts w:asciiTheme="minorHAnsi" w:eastAsia="Times New Roman" w:hAnsiTheme="minorHAnsi" w:cs="Arial"/>
          <w:bCs/>
          <w:color w:val="000000" w:themeColor="text1"/>
          <w:sz w:val="24"/>
          <w:szCs w:val="24"/>
          <w:lang w:val="en-US" w:eastAsia="en-GB"/>
        </w:rPr>
      </w:pPr>
      <w:r w:rsidRPr="00073818">
        <w:rPr>
          <w:rFonts w:asciiTheme="minorHAnsi" w:eastAsia="Times New Roman" w:hAnsiTheme="minorHAnsi" w:cs="Arial"/>
          <w:bCs/>
          <w:color w:val="000000" w:themeColor="text1"/>
          <w:sz w:val="24"/>
          <w:szCs w:val="24"/>
          <w:highlight w:val="yellow"/>
          <w:lang w:val="en-US" w:eastAsia="en-GB"/>
        </w:rPr>
        <w:t>after the 1</w:t>
      </w:r>
      <w:r w:rsidRPr="00073818">
        <w:rPr>
          <w:rFonts w:asciiTheme="minorHAnsi" w:eastAsia="Times New Roman" w:hAnsiTheme="minorHAnsi" w:cs="Arial"/>
          <w:bCs/>
          <w:color w:val="000000" w:themeColor="text1"/>
          <w:sz w:val="24"/>
          <w:szCs w:val="24"/>
          <w:highlight w:val="yellow"/>
          <w:vertAlign w:val="superscript"/>
          <w:lang w:val="en-US" w:eastAsia="en-GB"/>
        </w:rPr>
        <w:t>st</w:t>
      </w:r>
      <w:r w:rsidRPr="00073818">
        <w:rPr>
          <w:rFonts w:asciiTheme="minorHAnsi" w:eastAsia="Times New Roman" w:hAnsiTheme="minorHAnsi" w:cs="Arial"/>
          <w:bCs/>
          <w:color w:val="000000" w:themeColor="text1"/>
          <w:sz w:val="24"/>
          <w:szCs w:val="24"/>
          <w:highlight w:val="yellow"/>
          <w:lang w:val="en-US" w:eastAsia="en-GB"/>
        </w:rPr>
        <w:t xml:space="preserve"> Forum in Zwolle, the Netherlands</w:t>
      </w:r>
    </w:p>
    <w:p w14:paraId="4D26E404" w14:textId="77777777" w:rsidR="00FA34B0" w:rsidRPr="00073818" w:rsidRDefault="00FA34B0" w:rsidP="00FA34B0">
      <w:pPr>
        <w:spacing w:after="0" w:line="240" w:lineRule="auto"/>
        <w:jc w:val="center"/>
        <w:outlineLvl w:val="2"/>
        <w:rPr>
          <w:rFonts w:asciiTheme="minorHAnsi" w:eastAsia="Times New Roman" w:hAnsiTheme="minorHAnsi" w:cs="Arial"/>
          <w:bCs/>
          <w:color w:val="000000" w:themeColor="text1"/>
          <w:sz w:val="24"/>
          <w:szCs w:val="24"/>
          <w:lang w:val="en-US" w:eastAsia="en-GB"/>
        </w:rPr>
      </w:pPr>
    </w:p>
    <w:p w14:paraId="058283B6" w14:textId="77777777" w:rsidR="00FA34B0" w:rsidRPr="00073818" w:rsidRDefault="00FA34B0" w:rsidP="00CC5961">
      <w:pPr>
        <w:spacing w:after="0" w:line="240" w:lineRule="auto"/>
        <w:jc w:val="both"/>
        <w:outlineLvl w:val="2"/>
        <w:rPr>
          <w:rFonts w:ascii="Verdana" w:eastAsia="Times New Roman" w:hAnsi="Verdana"/>
          <w:b/>
          <w:bCs/>
          <w:color w:val="909B7A"/>
          <w:sz w:val="24"/>
          <w:szCs w:val="24"/>
          <w:lang w:val="en-US" w:eastAsia="en-GB"/>
        </w:rPr>
      </w:pPr>
      <w:bookmarkStart w:id="1" w:name="_Hlk102312584"/>
    </w:p>
    <w:p w14:paraId="542219A1" w14:textId="77777777" w:rsidR="00FA34B0" w:rsidRPr="00073818" w:rsidRDefault="00FA34B0" w:rsidP="00CC5961">
      <w:pPr>
        <w:spacing w:after="0" w:line="240" w:lineRule="auto"/>
        <w:jc w:val="both"/>
        <w:outlineLvl w:val="2"/>
        <w:rPr>
          <w:rFonts w:ascii="Verdana" w:eastAsia="Times New Roman" w:hAnsi="Verdana"/>
          <w:b/>
          <w:bCs/>
          <w:color w:val="909B7A"/>
          <w:sz w:val="24"/>
          <w:szCs w:val="24"/>
          <w:lang w:val="en-US" w:eastAsia="en-GB"/>
        </w:rPr>
      </w:pPr>
    </w:p>
    <w:p w14:paraId="27ACE26E" w14:textId="51CF77A4" w:rsidR="00A96B7C" w:rsidRPr="00B323DD" w:rsidRDefault="00A96B7C" w:rsidP="00CC5961">
      <w:pPr>
        <w:spacing w:after="0" w:line="240" w:lineRule="auto"/>
        <w:jc w:val="both"/>
        <w:outlineLvl w:val="2"/>
        <w:rPr>
          <w:rFonts w:ascii="Verdana" w:eastAsia="Times New Roman" w:hAnsi="Verdana"/>
          <w:b/>
          <w:bCs/>
          <w:color w:val="657A3C"/>
          <w:sz w:val="24"/>
          <w:szCs w:val="24"/>
          <w:lang w:val="en-US" w:eastAsia="en-GB"/>
        </w:rPr>
      </w:pPr>
      <w:r w:rsidRPr="00B323DD">
        <w:rPr>
          <w:rFonts w:ascii="Verdana" w:eastAsia="Times New Roman" w:hAnsi="Verdana"/>
          <w:b/>
          <w:bCs/>
          <w:color w:val="657A3C"/>
          <w:sz w:val="24"/>
          <w:szCs w:val="24"/>
          <w:lang w:val="en-US" w:eastAsia="en-GB"/>
        </w:rPr>
        <w:t>Organizers:</w:t>
      </w:r>
    </w:p>
    <w:p w14:paraId="1F2DB4C8" w14:textId="77777777" w:rsidR="00FA34B0" w:rsidRPr="00073818" w:rsidRDefault="00FA34B0" w:rsidP="00CC5961">
      <w:pPr>
        <w:spacing w:after="0" w:line="240" w:lineRule="auto"/>
        <w:jc w:val="both"/>
        <w:outlineLvl w:val="2"/>
        <w:rPr>
          <w:rFonts w:ascii="Verdana" w:eastAsia="Times New Roman" w:hAnsi="Verdana"/>
          <w:b/>
          <w:bCs/>
          <w:color w:val="909B7A"/>
          <w:sz w:val="24"/>
          <w:szCs w:val="24"/>
          <w:lang w:val="en-US" w:eastAsia="en-GB"/>
        </w:rPr>
      </w:pPr>
    </w:p>
    <w:bookmarkEnd w:id="1"/>
    <w:p w14:paraId="2E775547" w14:textId="2A147EC2" w:rsidR="00550B5D" w:rsidRPr="00073818" w:rsidRDefault="00550B5D" w:rsidP="00CC5961">
      <w:pPr>
        <w:numPr>
          <w:ilvl w:val="0"/>
          <w:numId w:val="1"/>
        </w:numPr>
        <w:spacing w:after="0" w:line="240" w:lineRule="auto"/>
        <w:ind w:left="300" w:hanging="300"/>
        <w:jc w:val="both"/>
        <w:rPr>
          <w:rFonts w:eastAsia="Times New Roman" w:cs="Arial"/>
          <w:color w:val="191919"/>
          <w:lang w:val="en-US" w:eastAsia="en-GB"/>
        </w:rPr>
      </w:pPr>
      <w:r w:rsidRPr="00073818">
        <w:rPr>
          <w:rFonts w:eastAsia="Times New Roman" w:cs="Arial"/>
          <w:color w:val="191919"/>
          <w:lang w:val="en-US" w:eastAsia="en-GB"/>
        </w:rPr>
        <w:t>International HCH &amp; Pesticides Association (IHPA), The Netherlands</w:t>
      </w:r>
    </w:p>
    <w:p w14:paraId="6811EAE3" w14:textId="77777777" w:rsidR="00943272" w:rsidRPr="00073818" w:rsidRDefault="00943272" w:rsidP="00943272">
      <w:pPr>
        <w:numPr>
          <w:ilvl w:val="0"/>
          <w:numId w:val="1"/>
        </w:numPr>
        <w:tabs>
          <w:tab w:val="clear" w:pos="720"/>
          <w:tab w:val="num" w:pos="284"/>
        </w:tabs>
        <w:spacing w:after="0" w:line="240" w:lineRule="auto"/>
        <w:ind w:hanging="720"/>
        <w:jc w:val="both"/>
        <w:rPr>
          <w:rFonts w:eastAsia="Times New Roman" w:cs="Arial"/>
          <w:color w:val="191919"/>
          <w:lang w:val="en-US" w:eastAsia="en-GB"/>
        </w:rPr>
      </w:pPr>
      <w:proofErr w:type="spellStart"/>
      <w:r w:rsidRPr="00073818">
        <w:rPr>
          <w:rFonts w:eastAsia="Times New Roman" w:cs="Arial"/>
          <w:color w:val="191919"/>
          <w:lang w:val="en-US" w:eastAsia="en-GB"/>
        </w:rPr>
        <w:t>Departamento</w:t>
      </w:r>
      <w:proofErr w:type="spellEnd"/>
      <w:r w:rsidRPr="00073818">
        <w:rPr>
          <w:rFonts w:eastAsia="Times New Roman" w:cs="Arial"/>
          <w:color w:val="191919"/>
          <w:lang w:val="en-US" w:eastAsia="en-GB"/>
        </w:rPr>
        <w:t xml:space="preserve"> de Agricultura, </w:t>
      </w:r>
      <w:proofErr w:type="spellStart"/>
      <w:r w:rsidRPr="00073818">
        <w:rPr>
          <w:rFonts w:eastAsia="Times New Roman" w:cs="Arial"/>
          <w:color w:val="191919"/>
          <w:lang w:val="en-US" w:eastAsia="en-GB"/>
        </w:rPr>
        <w:t>Ganadería</w:t>
      </w:r>
      <w:proofErr w:type="spellEnd"/>
      <w:r w:rsidRPr="00073818">
        <w:rPr>
          <w:rFonts w:eastAsia="Times New Roman" w:cs="Arial"/>
          <w:color w:val="191919"/>
          <w:lang w:val="en-US" w:eastAsia="en-GB"/>
        </w:rPr>
        <w:t xml:space="preserve"> y Medio </w:t>
      </w:r>
      <w:proofErr w:type="spellStart"/>
      <w:r w:rsidRPr="00073818">
        <w:rPr>
          <w:rFonts w:eastAsia="Times New Roman" w:cs="Arial"/>
          <w:color w:val="191919"/>
          <w:lang w:val="en-US" w:eastAsia="en-GB"/>
        </w:rPr>
        <w:t>Ambiente</w:t>
      </w:r>
      <w:proofErr w:type="spellEnd"/>
      <w:r w:rsidRPr="00073818">
        <w:rPr>
          <w:rFonts w:eastAsia="Times New Roman" w:cs="Arial"/>
          <w:color w:val="191919"/>
          <w:lang w:val="en-US" w:eastAsia="en-GB"/>
        </w:rPr>
        <w:t xml:space="preserve">, </w:t>
      </w:r>
      <w:proofErr w:type="spellStart"/>
      <w:r w:rsidRPr="00073818">
        <w:rPr>
          <w:rFonts w:eastAsia="Times New Roman" w:cs="Arial"/>
          <w:color w:val="191919"/>
          <w:lang w:val="en-US" w:eastAsia="en-GB"/>
        </w:rPr>
        <w:t>Gobierno</w:t>
      </w:r>
      <w:proofErr w:type="spellEnd"/>
      <w:r w:rsidRPr="00073818">
        <w:rPr>
          <w:rFonts w:eastAsia="Times New Roman" w:cs="Arial"/>
          <w:color w:val="191919"/>
          <w:lang w:val="en-US" w:eastAsia="en-GB"/>
        </w:rPr>
        <w:t xml:space="preserve"> de Aragón, </w:t>
      </w:r>
      <w:proofErr w:type="spellStart"/>
      <w:r w:rsidRPr="00073818">
        <w:rPr>
          <w:rFonts w:eastAsia="Times New Roman" w:cs="Arial"/>
          <w:color w:val="191919"/>
          <w:lang w:val="en-US" w:eastAsia="en-GB"/>
        </w:rPr>
        <w:t>España</w:t>
      </w:r>
      <w:proofErr w:type="spellEnd"/>
    </w:p>
    <w:p w14:paraId="4480A132" w14:textId="06EA0EDA" w:rsidR="00943272" w:rsidRPr="00073818" w:rsidRDefault="00943272" w:rsidP="00943272">
      <w:pPr>
        <w:numPr>
          <w:ilvl w:val="0"/>
          <w:numId w:val="1"/>
        </w:numPr>
        <w:tabs>
          <w:tab w:val="clear" w:pos="720"/>
          <w:tab w:val="num" w:pos="284"/>
        </w:tabs>
        <w:spacing w:after="0" w:line="240" w:lineRule="auto"/>
        <w:ind w:hanging="720"/>
        <w:jc w:val="both"/>
        <w:rPr>
          <w:rFonts w:eastAsia="Times New Roman" w:cs="Arial"/>
          <w:color w:val="191919"/>
          <w:highlight w:val="yellow"/>
          <w:lang w:val="en-US" w:eastAsia="en-GB"/>
        </w:rPr>
      </w:pPr>
      <w:proofErr w:type="spellStart"/>
      <w:r w:rsidRPr="00073818">
        <w:rPr>
          <w:rFonts w:eastAsia="Times New Roman" w:cs="Arial"/>
          <w:color w:val="191919"/>
          <w:lang w:val="en-US" w:eastAsia="en-GB"/>
        </w:rPr>
        <w:t>Departamento</w:t>
      </w:r>
      <w:proofErr w:type="spellEnd"/>
      <w:r w:rsidRPr="00073818">
        <w:rPr>
          <w:rFonts w:eastAsia="Times New Roman" w:cs="Arial"/>
          <w:color w:val="191919"/>
          <w:lang w:val="en-US" w:eastAsia="en-GB"/>
        </w:rPr>
        <w:t xml:space="preserve"> </w:t>
      </w:r>
      <w:proofErr w:type="spellStart"/>
      <w:r w:rsidRPr="00073818">
        <w:rPr>
          <w:rFonts w:eastAsia="Times New Roman" w:cs="Arial"/>
          <w:color w:val="191919"/>
          <w:lang w:val="en-US" w:eastAsia="en-GB"/>
        </w:rPr>
        <w:t>Sanidad</w:t>
      </w:r>
      <w:proofErr w:type="spellEnd"/>
      <w:r w:rsidRPr="00073818">
        <w:rPr>
          <w:rFonts w:eastAsia="Times New Roman" w:cs="Arial"/>
          <w:color w:val="191919"/>
          <w:lang w:val="en-US" w:eastAsia="en-GB"/>
        </w:rPr>
        <w:t xml:space="preserve">, </w:t>
      </w:r>
      <w:proofErr w:type="spellStart"/>
      <w:r w:rsidRPr="00073818">
        <w:rPr>
          <w:rFonts w:eastAsia="Times New Roman" w:cs="Arial"/>
          <w:color w:val="191919"/>
          <w:lang w:val="en-US" w:eastAsia="en-GB"/>
        </w:rPr>
        <w:t>Bienestar</w:t>
      </w:r>
      <w:proofErr w:type="spellEnd"/>
      <w:r w:rsidRPr="00073818">
        <w:rPr>
          <w:rFonts w:eastAsia="Times New Roman" w:cs="Arial"/>
          <w:color w:val="191919"/>
          <w:lang w:val="en-US" w:eastAsia="en-GB"/>
        </w:rPr>
        <w:t xml:space="preserve"> Social y Familia, </w:t>
      </w:r>
      <w:proofErr w:type="spellStart"/>
      <w:r w:rsidRPr="00073818">
        <w:rPr>
          <w:rFonts w:eastAsia="Times New Roman" w:cs="Arial"/>
          <w:color w:val="191919"/>
          <w:lang w:val="en-US" w:eastAsia="en-GB"/>
        </w:rPr>
        <w:t>Gobierno</w:t>
      </w:r>
      <w:proofErr w:type="spellEnd"/>
      <w:r w:rsidRPr="00073818">
        <w:rPr>
          <w:rFonts w:eastAsia="Times New Roman" w:cs="Arial"/>
          <w:color w:val="191919"/>
          <w:lang w:val="en-US" w:eastAsia="en-GB"/>
        </w:rPr>
        <w:t xml:space="preserve"> de Aragón, </w:t>
      </w:r>
      <w:proofErr w:type="spellStart"/>
      <w:r w:rsidRPr="00073818">
        <w:rPr>
          <w:rFonts w:eastAsia="Times New Roman" w:cs="Arial"/>
          <w:color w:val="191919"/>
          <w:lang w:val="en-US" w:eastAsia="en-GB"/>
        </w:rPr>
        <w:t>España</w:t>
      </w:r>
      <w:proofErr w:type="spellEnd"/>
      <w:r w:rsidRPr="00073818">
        <w:rPr>
          <w:rFonts w:eastAsia="Times New Roman" w:cs="Arial"/>
          <w:color w:val="191919"/>
          <w:lang w:val="en-US" w:eastAsia="en-GB"/>
        </w:rPr>
        <w:t xml:space="preserve"> </w:t>
      </w:r>
      <w:r w:rsidRPr="00073818">
        <w:rPr>
          <w:rFonts w:eastAsia="Times New Roman" w:cs="Arial"/>
          <w:color w:val="191919"/>
          <w:highlight w:val="yellow"/>
          <w:lang w:val="en-US" w:eastAsia="en-GB"/>
        </w:rPr>
        <w:t xml:space="preserve">– Elena are they also </w:t>
      </w:r>
      <w:proofErr w:type="spellStart"/>
      <w:r w:rsidRPr="00073818">
        <w:rPr>
          <w:rFonts w:eastAsia="Times New Roman" w:cs="Arial"/>
          <w:color w:val="191919"/>
          <w:highlight w:val="yellow"/>
          <w:lang w:val="en-US" w:eastAsia="en-GB"/>
        </w:rPr>
        <w:t>organizor</w:t>
      </w:r>
      <w:r w:rsidR="00073818" w:rsidRPr="00073818">
        <w:rPr>
          <w:rFonts w:eastAsia="Times New Roman" w:cs="Arial"/>
          <w:color w:val="191919"/>
          <w:highlight w:val="yellow"/>
          <w:lang w:val="en-US" w:eastAsia="en-GB"/>
        </w:rPr>
        <w:t>s</w:t>
      </w:r>
      <w:proofErr w:type="spellEnd"/>
      <w:r w:rsidRPr="00073818">
        <w:rPr>
          <w:rFonts w:eastAsia="Times New Roman" w:cs="Arial"/>
          <w:color w:val="191919"/>
          <w:highlight w:val="yellow"/>
          <w:lang w:val="en-US" w:eastAsia="en-GB"/>
        </w:rPr>
        <w:t xml:space="preserve"> or co-organizer</w:t>
      </w:r>
      <w:r w:rsidR="00073818" w:rsidRPr="00073818">
        <w:rPr>
          <w:rFonts w:eastAsia="Times New Roman" w:cs="Arial"/>
          <w:color w:val="191919"/>
          <w:highlight w:val="yellow"/>
          <w:lang w:val="en-US" w:eastAsia="en-GB"/>
        </w:rPr>
        <w:t>s</w:t>
      </w:r>
      <w:r w:rsidRPr="00073818">
        <w:rPr>
          <w:rFonts w:eastAsia="Times New Roman" w:cs="Arial"/>
          <w:color w:val="191919"/>
          <w:highlight w:val="yellow"/>
          <w:lang w:val="en-US" w:eastAsia="en-GB"/>
        </w:rPr>
        <w:t>?</w:t>
      </w:r>
    </w:p>
    <w:p w14:paraId="3FE7A092" w14:textId="47DA2E54" w:rsidR="00943272" w:rsidRPr="00073818" w:rsidRDefault="00943272" w:rsidP="00943272">
      <w:pPr>
        <w:numPr>
          <w:ilvl w:val="0"/>
          <w:numId w:val="1"/>
        </w:numPr>
        <w:tabs>
          <w:tab w:val="clear" w:pos="720"/>
          <w:tab w:val="num" w:pos="284"/>
        </w:tabs>
        <w:spacing w:after="0" w:line="240" w:lineRule="auto"/>
        <w:ind w:hanging="720"/>
        <w:jc w:val="both"/>
        <w:rPr>
          <w:rFonts w:eastAsia="Times New Roman" w:cs="Arial"/>
          <w:color w:val="191919"/>
          <w:lang w:val="en-US" w:eastAsia="en-GB"/>
        </w:rPr>
      </w:pPr>
      <w:r w:rsidRPr="00073818">
        <w:rPr>
          <w:lang w:val="en-US"/>
          <w:rPrChange w:id="2" w:author="John Vijgen" w:date="2022-04-04T10:30:00Z">
            <w:rPr>
              <w:lang w:val="en-GB"/>
            </w:rPr>
          </w:rPrChange>
        </w:rPr>
        <w:t xml:space="preserve">SARGA, Sociedad </w:t>
      </w:r>
      <w:proofErr w:type="spellStart"/>
      <w:r w:rsidRPr="00073818">
        <w:rPr>
          <w:lang w:val="en-US"/>
          <w:rPrChange w:id="3" w:author="John Vijgen" w:date="2022-04-04T10:30:00Z">
            <w:rPr>
              <w:lang w:val="en-GB"/>
            </w:rPr>
          </w:rPrChange>
        </w:rPr>
        <w:t>Aragonesa</w:t>
      </w:r>
      <w:proofErr w:type="spellEnd"/>
      <w:r w:rsidRPr="00073818">
        <w:rPr>
          <w:lang w:val="en-US"/>
          <w:rPrChange w:id="4" w:author="John Vijgen" w:date="2022-04-04T10:30:00Z">
            <w:rPr>
              <w:lang w:val="en-GB"/>
            </w:rPr>
          </w:rPrChange>
        </w:rPr>
        <w:t xml:space="preserve"> de </w:t>
      </w:r>
      <w:proofErr w:type="spellStart"/>
      <w:r w:rsidRPr="00073818">
        <w:rPr>
          <w:lang w:val="en-US"/>
          <w:rPrChange w:id="5" w:author="John Vijgen" w:date="2022-04-04T10:30:00Z">
            <w:rPr>
              <w:lang w:val="en-GB"/>
            </w:rPr>
          </w:rPrChange>
        </w:rPr>
        <w:t>Gestión</w:t>
      </w:r>
      <w:proofErr w:type="spellEnd"/>
      <w:r w:rsidRPr="00073818">
        <w:rPr>
          <w:lang w:val="en-US"/>
          <w:rPrChange w:id="6" w:author="John Vijgen" w:date="2022-04-04T10:30:00Z">
            <w:rPr>
              <w:lang w:val="en-GB"/>
            </w:rPr>
          </w:rPrChange>
        </w:rPr>
        <w:t xml:space="preserve"> </w:t>
      </w:r>
      <w:proofErr w:type="spellStart"/>
      <w:r w:rsidRPr="00073818">
        <w:rPr>
          <w:lang w:val="en-US"/>
          <w:rPrChange w:id="7" w:author="John Vijgen" w:date="2022-04-04T10:30:00Z">
            <w:rPr>
              <w:lang w:val="en-GB"/>
            </w:rPr>
          </w:rPrChange>
        </w:rPr>
        <w:t>Agroambiental</w:t>
      </w:r>
      <w:proofErr w:type="spellEnd"/>
      <w:r w:rsidRPr="00073818">
        <w:rPr>
          <w:lang w:val="en-US"/>
          <w:rPrChange w:id="8" w:author="John Vijgen" w:date="2022-04-04T10:30:00Z">
            <w:rPr>
              <w:lang w:val="en-GB"/>
            </w:rPr>
          </w:rPrChange>
        </w:rPr>
        <w:t xml:space="preserve">, </w:t>
      </w:r>
      <w:proofErr w:type="spellStart"/>
      <w:r w:rsidRPr="00073818">
        <w:rPr>
          <w:lang w:val="en-US"/>
          <w:rPrChange w:id="9" w:author="John Vijgen" w:date="2022-04-04T10:30:00Z">
            <w:rPr>
              <w:lang w:val="en-GB"/>
            </w:rPr>
          </w:rPrChange>
        </w:rPr>
        <w:t>España</w:t>
      </w:r>
      <w:proofErr w:type="spellEnd"/>
    </w:p>
    <w:p w14:paraId="183027C8" w14:textId="77777777" w:rsidR="00FA34B0" w:rsidRPr="00073818" w:rsidRDefault="00FA34B0" w:rsidP="00FA34B0">
      <w:pPr>
        <w:spacing w:after="0" w:line="240" w:lineRule="auto"/>
        <w:ind w:left="360"/>
        <w:jc w:val="both"/>
        <w:rPr>
          <w:rFonts w:eastAsia="Times New Roman" w:cs="Arial"/>
          <w:color w:val="191919"/>
          <w:lang w:val="en-US" w:eastAsia="en-GB"/>
        </w:rPr>
      </w:pPr>
    </w:p>
    <w:p w14:paraId="6F4F9CA9" w14:textId="20DF7485" w:rsidR="00943272" w:rsidRPr="00073818" w:rsidRDefault="00FA34B0" w:rsidP="00FA34B0">
      <w:pPr>
        <w:spacing w:after="0" w:line="240" w:lineRule="auto"/>
        <w:jc w:val="both"/>
        <w:rPr>
          <w:rFonts w:eastAsia="Times New Roman" w:cs="Arial"/>
          <w:color w:val="191919"/>
          <w:highlight w:val="yellow"/>
          <w:lang w:val="en-US" w:eastAsia="en-GB"/>
        </w:rPr>
      </w:pPr>
      <w:r w:rsidRPr="00073818">
        <w:rPr>
          <w:rFonts w:eastAsia="Times New Roman" w:cs="Arial"/>
          <w:color w:val="191919"/>
          <w:highlight w:val="yellow"/>
          <w:lang w:val="en-US" w:eastAsia="en-GB"/>
        </w:rPr>
        <w:t xml:space="preserve">Question: </w:t>
      </w:r>
      <w:r w:rsidRPr="00073818">
        <w:rPr>
          <w:rFonts w:eastAsia="Times New Roman" w:cs="Arial"/>
          <w:color w:val="191919"/>
          <w:highlight w:val="yellow"/>
          <w:lang w:val="en-US" w:eastAsia="en-GB"/>
        </w:rPr>
        <w:br/>
      </w:r>
      <w:r w:rsidR="00943272" w:rsidRPr="00073818">
        <w:rPr>
          <w:rFonts w:eastAsia="Times New Roman" w:cs="Arial"/>
          <w:color w:val="191919"/>
          <w:highlight w:val="yellow"/>
          <w:lang w:val="en-US" w:eastAsia="en-GB"/>
        </w:rPr>
        <w:t>Elena/Alicia, do you agree to list only 3 organizers and the other ones are co-organizers! Please confirm</w:t>
      </w:r>
    </w:p>
    <w:p w14:paraId="15E33CB1" w14:textId="77777777" w:rsidR="00996B16" w:rsidRPr="00073818" w:rsidRDefault="00996B16" w:rsidP="00943272">
      <w:pPr>
        <w:spacing w:after="0" w:line="240" w:lineRule="auto"/>
        <w:jc w:val="both"/>
        <w:outlineLvl w:val="2"/>
        <w:rPr>
          <w:rFonts w:ascii="Verdana" w:eastAsia="Times New Roman" w:hAnsi="Verdana"/>
          <w:b/>
          <w:bCs/>
          <w:color w:val="909B7A"/>
          <w:sz w:val="24"/>
          <w:szCs w:val="24"/>
          <w:lang w:val="en-US" w:eastAsia="en-GB"/>
        </w:rPr>
      </w:pPr>
    </w:p>
    <w:p w14:paraId="0FF293A1" w14:textId="77777777" w:rsidR="00FA34B0" w:rsidRPr="00073818" w:rsidRDefault="00FA34B0" w:rsidP="00943272">
      <w:pPr>
        <w:spacing w:after="0" w:line="240" w:lineRule="auto"/>
        <w:jc w:val="both"/>
        <w:outlineLvl w:val="2"/>
        <w:rPr>
          <w:rFonts w:ascii="Verdana" w:eastAsia="Times New Roman" w:hAnsi="Verdana"/>
          <w:b/>
          <w:bCs/>
          <w:color w:val="909B7A"/>
          <w:sz w:val="24"/>
          <w:szCs w:val="24"/>
          <w:lang w:val="en-US" w:eastAsia="en-GB"/>
        </w:rPr>
      </w:pPr>
    </w:p>
    <w:p w14:paraId="43BA750F" w14:textId="509B29E0" w:rsidR="00943272" w:rsidRDefault="00943272" w:rsidP="00943272">
      <w:pPr>
        <w:spacing w:after="0" w:line="240" w:lineRule="auto"/>
        <w:jc w:val="both"/>
        <w:outlineLvl w:val="2"/>
        <w:rPr>
          <w:rFonts w:ascii="Verdana" w:eastAsia="Times New Roman" w:hAnsi="Verdana"/>
          <w:b/>
          <w:bCs/>
          <w:color w:val="657A3C"/>
          <w:sz w:val="24"/>
          <w:szCs w:val="24"/>
          <w:lang w:val="en-US" w:eastAsia="en-GB"/>
        </w:rPr>
      </w:pPr>
      <w:r w:rsidRPr="00945D00">
        <w:rPr>
          <w:rFonts w:ascii="Verdana" w:eastAsia="Times New Roman" w:hAnsi="Verdana"/>
          <w:b/>
          <w:bCs/>
          <w:color w:val="657A3C"/>
          <w:sz w:val="24"/>
          <w:szCs w:val="24"/>
          <w:lang w:val="en-US" w:eastAsia="en-GB"/>
        </w:rPr>
        <w:t>Co-organizers:</w:t>
      </w:r>
    </w:p>
    <w:p w14:paraId="6BA24712" w14:textId="77777777" w:rsidR="00945D00" w:rsidRPr="00945D00" w:rsidRDefault="00945D00" w:rsidP="00943272">
      <w:pPr>
        <w:spacing w:after="0" w:line="240" w:lineRule="auto"/>
        <w:jc w:val="both"/>
        <w:outlineLvl w:val="2"/>
        <w:rPr>
          <w:rFonts w:ascii="Verdana" w:eastAsia="Times New Roman" w:hAnsi="Verdana"/>
          <w:b/>
          <w:bCs/>
          <w:color w:val="657A3C"/>
          <w:sz w:val="24"/>
          <w:szCs w:val="24"/>
          <w:lang w:val="en-US" w:eastAsia="en-GB"/>
        </w:rPr>
      </w:pPr>
    </w:p>
    <w:p w14:paraId="330F4AED" w14:textId="03433A68" w:rsidR="00F9533A" w:rsidRPr="00073818" w:rsidRDefault="00F9533A" w:rsidP="00CC5961">
      <w:pPr>
        <w:numPr>
          <w:ilvl w:val="0"/>
          <w:numId w:val="1"/>
        </w:numPr>
        <w:tabs>
          <w:tab w:val="clear" w:pos="720"/>
          <w:tab w:val="num" w:pos="284"/>
        </w:tabs>
        <w:spacing w:after="0" w:line="240" w:lineRule="auto"/>
        <w:ind w:hanging="720"/>
        <w:jc w:val="both"/>
        <w:rPr>
          <w:ins w:id="10" w:author="John Vijgen" w:date="2022-04-18T21:17:00Z"/>
          <w:rFonts w:eastAsia="Times New Roman" w:cs="Arial"/>
          <w:color w:val="191919"/>
          <w:lang w:val="en-US" w:eastAsia="en-GB"/>
        </w:rPr>
      </w:pPr>
      <w:proofErr w:type="spellStart"/>
      <w:r w:rsidRPr="00073818">
        <w:rPr>
          <w:rFonts w:eastAsia="Times New Roman" w:cs="Arial"/>
          <w:color w:val="191919"/>
          <w:lang w:val="en-US" w:eastAsia="en-GB"/>
        </w:rPr>
        <w:t>Ministerio</w:t>
      </w:r>
      <w:proofErr w:type="spellEnd"/>
      <w:r w:rsidRPr="00073818">
        <w:rPr>
          <w:rFonts w:eastAsia="Times New Roman" w:cs="Arial"/>
          <w:color w:val="191919"/>
          <w:lang w:val="en-US" w:eastAsia="en-GB"/>
        </w:rPr>
        <w:t xml:space="preserve"> de Agricultura </w:t>
      </w:r>
      <w:proofErr w:type="spellStart"/>
      <w:r w:rsidRPr="00073818">
        <w:rPr>
          <w:rFonts w:eastAsia="Times New Roman" w:cs="Arial"/>
          <w:color w:val="191919"/>
          <w:lang w:val="en-US" w:eastAsia="en-GB"/>
        </w:rPr>
        <w:t>Alimentación</w:t>
      </w:r>
      <w:proofErr w:type="spellEnd"/>
      <w:r w:rsidRPr="00073818">
        <w:rPr>
          <w:rFonts w:eastAsia="Times New Roman" w:cs="Arial"/>
          <w:color w:val="191919"/>
          <w:lang w:val="en-US" w:eastAsia="en-GB"/>
        </w:rPr>
        <w:t xml:space="preserve"> y Medio </w:t>
      </w:r>
      <w:proofErr w:type="spellStart"/>
      <w:r w:rsidRPr="00073818">
        <w:rPr>
          <w:rFonts w:eastAsia="Times New Roman" w:cs="Arial"/>
          <w:color w:val="191919"/>
          <w:lang w:val="en-US" w:eastAsia="en-GB"/>
        </w:rPr>
        <w:t>Ambiente</w:t>
      </w:r>
      <w:proofErr w:type="spellEnd"/>
      <w:r w:rsidRPr="00073818">
        <w:rPr>
          <w:rFonts w:eastAsia="Times New Roman" w:cs="Arial"/>
          <w:color w:val="191919"/>
          <w:lang w:val="en-US" w:eastAsia="en-GB"/>
        </w:rPr>
        <w:t xml:space="preserve">, </w:t>
      </w:r>
      <w:proofErr w:type="spellStart"/>
      <w:r w:rsidRPr="00073818">
        <w:rPr>
          <w:rFonts w:eastAsia="Times New Roman" w:cs="Arial"/>
          <w:color w:val="191919"/>
          <w:lang w:val="en-US" w:eastAsia="en-GB"/>
        </w:rPr>
        <w:t>España</w:t>
      </w:r>
      <w:proofErr w:type="spellEnd"/>
    </w:p>
    <w:p w14:paraId="45244BD2" w14:textId="08B3E857" w:rsidR="00286911" w:rsidRPr="00073818" w:rsidRDefault="00286911" w:rsidP="00CC5961">
      <w:pPr>
        <w:numPr>
          <w:ilvl w:val="0"/>
          <w:numId w:val="1"/>
        </w:numPr>
        <w:tabs>
          <w:tab w:val="clear" w:pos="720"/>
          <w:tab w:val="num" w:pos="284"/>
        </w:tabs>
        <w:spacing w:after="0" w:line="240" w:lineRule="auto"/>
        <w:ind w:hanging="720"/>
        <w:jc w:val="both"/>
        <w:rPr>
          <w:ins w:id="11" w:author="John Vijgen" w:date="2022-04-18T21:22:00Z"/>
          <w:rFonts w:eastAsia="Times New Roman" w:cs="Arial"/>
          <w:color w:val="191919"/>
          <w:highlight w:val="yellow"/>
          <w:lang w:val="en-US" w:eastAsia="en-GB"/>
          <w:rPrChange w:id="12" w:author="John Vijgen" w:date="2022-04-27T18:16:00Z">
            <w:rPr>
              <w:ins w:id="13" w:author="John Vijgen" w:date="2022-04-18T21:22:00Z"/>
              <w:rFonts w:eastAsia="Times New Roman" w:cs="Arial"/>
              <w:color w:val="191919"/>
              <w:lang w:val="es-ES" w:eastAsia="en-GB"/>
            </w:rPr>
          </w:rPrChange>
        </w:rPr>
      </w:pPr>
      <w:r w:rsidRPr="00073818">
        <w:rPr>
          <w:rFonts w:eastAsia="Times New Roman" w:cs="Arial"/>
          <w:color w:val="191919"/>
          <w:highlight w:val="yellow"/>
          <w:lang w:val="en-US" w:eastAsia="en-GB"/>
        </w:rPr>
        <w:t xml:space="preserve">Partners of </w:t>
      </w:r>
      <w:proofErr w:type="spellStart"/>
      <w:r w:rsidR="00943272" w:rsidRPr="00073818">
        <w:rPr>
          <w:rFonts w:eastAsia="Times New Roman" w:cs="Arial"/>
          <w:color w:val="191919"/>
          <w:highlight w:val="yellow"/>
          <w:lang w:val="en-US" w:eastAsia="en-GB"/>
        </w:rPr>
        <w:t>Lindanet</w:t>
      </w:r>
      <w:proofErr w:type="spellEnd"/>
      <w:r w:rsidR="00943272" w:rsidRPr="00073818">
        <w:rPr>
          <w:rFonts w:eastAsia="Times New Roman" w:cs="Arial"/>
          <w:color w:val="191919"/>
          <w:highlight w:val="yellow"/>
          <w:lang w:val="en-US" w:eastAsia="en-GB"/>
        </w:rPr>
        <w:t xml:space="preserve"> </w:t>
      </w:r>
      <w:r w:rsidRPr="00073818">
        <w:rPr>
          <w:rFonts w:eastAsia="Times New Roman" w:cs="Arial"/>
          <w:color w:val="191919"/>
          <w:highlight w:val="yellow"/>
          <w:lang w:val="en-US" w:eastAsia="en-GB"/>
        </w:rPr>
        <w:t>European Network of Lindane waste affected regions working together towards a greener environment</w:t>
      </w:r>
      <w:ins w:id="14" w:author="John Vijgen" w:date="2022-04-18T21:17:00Z">
        <w:r w:rsidRPr="00073818">
          <w:rPr>
            <w:rFonts w:eastAsia="Times New Roman" w:cs="Arial"/>
            <w:color w:val="191919"/>
            <w:highlight w:val="yellow"/>
            <w:lang w:val="en-US" w:eastAsia="en-GB"/>
            <w:rPrChange w:id="15" w:author="John Vijgen" w:date="2022-04-27T18:16:00Z">
              <w:rPr>
                <w:rFonts w:eastAsia="Times New Roman" w:cs="Arial"/>
                <w:color w:val="191919"/>
                <w:lang w:val="es-ES" w:eastAsia="en-GB"/>
              </w:rPr>
            </w:rPrChange>
          </w:rPr>
          <w:t>??????</w:t>
        </w:r>
      </w:ins>
      <w:ins w:id="16" w:author="John Vijgen" w:date="2022-04-19T09:13:00Z">
        <w:r w:rsidR="003355C2" w:rsidRPr="00073818">
          <w:rPr>
            <w:rFonts w:eastAsia="Times New Roman" w:cs="Arial"/>
            <w:color w:val="191919"/>
            <w:highlight w:val="yellow"/>
            <w:lang w:val="en-US" w:eastAsia="en-GB"/>
            <w:rPrChange w:id="17" w:author="John Vijgen" w:date="2022-04-27T18:16:00Z">
              <w:rPr>
                <w:rFonts w:eastAsia="Times New Roman" w:cs="Arial"/>
                <w:color w:val="191919"/>
                <w:lang w:val="es-ES" w:eastAsia="en-GB"/>
              </w:rPr>
            </w:rPrChange>
          </w:rPr>
          <w:t>-</w:t>
        </w:r>
      </w:ins>
      <w:r w:rsidR="00943272" w:rsidRPr="00073818">
        <w:rPr>
          <w:rFonts w:eastAsia="Times New Roman" w:cs="Arial"/>
          <w:color w:val="191919"/>
          <w:highlight w:val="yellow"/>
          <w:lang w:val="en-US" w:eastAsia="en-GB"/>
        </w:rPr>
        <w:t xml:space="preserve"> or better would be </w:t>
      </w:r>
      <w:proofErr w:type="spellStart"/>
      <w:r w:rsidR="00943272" w:rsidRPr="00073818">
        <w:rPr>
          <w:rFonts w:eastAsia="Times New Roman" w:cs="Arial"/>
          <w:b/>
          <w:bCs/>
          <w:color w:val="191919"/>
          <w:highlight w:val="yellow"/>
          <w:lang w:val="en-US" w:eastAsia="en-GB"/>
        </w:rPr>
        <w:t>Lindanet</w:t>
      </w:r>
      <w:proofErr w:type="spellEnd"/>
      <w:r w:rsidR="00943272" w:rsidRPr="00073818">
        <w:rPr>
          <w:rFonts w:eastAsia="Times New Roman" w:cs="Arial"/>
          <w:b/>
          <w:bCs/>
          <w:color w:val="191919"/>
          <w:highlight w:val="yellow"/>
          <w:lang w:val="en-US" w:eastAsia="en-GB"/>
        </w:rPr>
        <w:t xml:space="preserve"> </w:t>
      </w:r>
      <w:r w:rsidR="00943272" w:rsidRPr="00073818">
        <w:rPr>
          <w:rFonts w:eastAsia="Times New Roman" w:cs="Arial"/>
          <w:b/>
          <w:bCs/>
          <w:color w:val="191919"/>
          <w:highlight w:val="yellow"/>
          <w:lang w:val="en-US" w:eastAsia="en-GB"/>
          <w:rPrChange w:id="18" w:author="John Vijgen" w:date="2022-04-27T18:16:00Z">
            <w:rPr>
              <w:rFonts w:eastAsia="Times New Roman" w:cs="Arial"/>
              <w:color w:val="191919"/>
              <w:lang w:val="es-ES" w:eastAsia="en-GB"/>
            </w:rPr>
          </w:rPrChange>
        </w:rPr>
        <w:t>European Network of Lindane waste affected regions working together towards a greener environment</w:t>
      </w:r>
      <w:r w:rsidR="00383B5D" w:rsidRPr="00073818">
        <w:rPr>
          <w:rFonts w:eastAsia="Times New Roman" w:cs="Arial"/>
          <w:color w:val="191919"/>
          <w:highlight w:val="yellow"/>
          <w:lang w:val="en-US" w:eastAsia="en-GB"/>
        </w:rPr>
        <w:t xml:space="preserve"> </w:t>
      </w:r>
      <w:r w:rsidR="003355C2" w:rsidRPr="00073818">
        <w:rPr>
          <w:rFonts w:eastAsia="Times New Roman" w:cs="Arial"/>
          <w:color w:val="191919"/>
          <w:highlight w:val="yellow"/>
          <w:lang w:val="en-US" w:eastAsia="en-GB"/>
          <w:rPrChange w:id="19" w:author="John Vijgen" w:date="2022-04-27T18:16:00Z">
            <w:rPr>
              <w:rFonts w:eastAsia="Times New Roman" w:cs="Arial"/>
              <w:color w:val="191919"/>
              <w:lang w:val="es-ES" w:eastAsia="en-GB"/>
            </w:rPr>
          </w:rPrChange>
        </w:rPr>
        <w:t>&gt; comment Elena</w:t>
      </w:r>
      <w:r w:rsidR="00383B5D" w:rsidRPr="00073818">
        <w:rPr>
          <w:rFonts w:eastAsia="Times New Roman" w:cs="Arial"/>
          <w:color w:val="191919"/>
          <w:highlight w:val="yellow"/>
          <w:lang w:val="en-US" w:eastAsia="en-GB"/>
        </w:rPr>
        <w:t>/Alicia</w:t>
      </w:r>
    </w:p>
    <w:p w14:paraId="18E42A5B" w14:textId="4B9C2C86" w:rsidR="007912F7" w:rsidRPr="00073818" w:rsidRDefault="007912F7" w:rsidP="00CC5961">
      <w:pPr>
        <w:numPr>
          <w:ilvl w:val="0"/>
          <w:numId w:val="1"/>
        </w:numPr>
        <w:tabs>
          <w:tab w:val="clear" w:pos="720"/>
          <w:tab w:val="num" w:pos="284"/>
        </w:tabs>
        <w:spacing w:after="0" w:line="240" w:lineRule="auto"/>
        <w:ind w:hanging="720"/>
        <w:jc w:val="both"/>
        <w:rPr>
          <w:rFonts w:eastAsia="Times New Roman" w:cs="Arial"/>
          <w:color w:val="191919"/>
          <w:lang w:val="en-US" w:eastAsia="en-GB"/>
        </w:rPr>
      </w:pPr>
      <w:r w:rsidRPr="00073818">
        <w:rPr>
          <w:rFonts w:eastAsia="Times New Roman" w:cs="Arial"/>
          <w:color w:val="191919"/>
          <w:lang w:val="en-US" w:eastAsia="en-GB"/>
        </w:rPr>
        <w:t>Partners of EU LIFE Project: LIFEPOPSWAT</w:t>
      </w:r>
      <w:r w:rsidR="00943272" w:rsidRPr="00073818">
        <w:rPr>
          <w:rFonts w:eastAsia="Times New Roman" w:cs="Arial"/>
          <w:color w:val="191919"/>
          <w:lang w:val="en-US" w:eastAsia="en-GB"/>
        </w:rPr>
        <w:t xml:space="preserve"> </w:t>
      </w:r>
      <w:r w:rsidR="00D95144" w:rsidRPr="00D95144">
        <w:rPr>
          <w:rFonts w:eastAsia="Times New Roman" w:cs="Arial"/>
          <w:color w:val="191919"/>
          <w:highlight w:val="red"/>
          <w:lang w:val="en-US" w:eastAsia="en-GB"/>
        </w:rPr>
        <w:t xml:space="preserve">----------- </w:t>
      </w:r>
      <w:r w:rsidR="00383B5D" w:rsidRPr="00D95144">
        <w:rPr>
          <w:rFonts w:eastAsia="Times New Roman" w:cs="Arial"/>
          <w:color w:val="191919"/>
          <w:highlight w:val="red"/>
          <w:lang w:val="en-US" w:eastAsia="en-GB"/>
        </w:rPr>
        <w:t>o</w:t>
      </w:r>
      <w:r w:rsidR="00943272" w:rsidRPr="00D95144">
        <w:rPr>
          <w:rFonts w:eastAsia="Times New Roman" w:cs="Arial"/>
          <w:color w:val="191919"/>
          <w:highlight w:val="red"/>
          <w:lang w:val="en-US" w:eastAsia="en-GB"/>
        </w:rPr>
        <w:t>r better</w:t>
      </w:r>
      <w:r w:rsidR="00383B5D" w:rsidRPr="00D95144">
        <w:rPr>
          <w:rFonts w:eastAsia="Times New Roman" w:cs="Arial"/>
          <w:color w:val="191919"/>
          <w:highlight w:val="red"/>
          <w:lang w:val="en-US" w:eastAsia="en-GB"/>
        </w:rPr>
        <w:t>:</w:t>
      </w:r>
      <w:r w:rsidR="00D95144" w:rsidRPr="00D95144">
        <w:rPr>
          <w:rFonts w:eastAsia="Times New Roman" w:cs="Arial"/>
          <w:color w:val="191919"/>
          <w:highlight w:val="red"/>
          <w:lang w:val="en-US" w:eastAsia="en-GB"/>
        </w:rPr>
        <w:t>---------</w:t>
      </w:r>
      <w:ins w:id="20" w:author="John Vijgen" w:date="2022-04-19T09:13:00Z">
        <w:r w:rsidR="003355C2" w:rsidRPr="00073818">
          <w:rPr>
            <w:rFonts w:eastAsia="Times New Roman" w:cs="Arial"/>
            <w:color w:val="191919"/>
            <w:lang w:val="en-US" w:eastAsia="en-GB"/>
          </w:rPr>
          <w:t xml:space="preserve"> </w:t>
        </w:r>
      </w:ins>
      <w:bookmarkStart w:id="21" w:name="_Hlk102313409"/>
      <w:r w:rsidR="00943272" w:rsidRPr="00073818">
        <w:rPr>
          <w:rFonts w:eastAsia="Times New Roman" w:cs="Arial"/>
          <w:b/>
          <w:bCs/>
          <w:color w:val="191919"/>
          <w:lang w:val="en-US" w:eastAsia="en-GB"/>
        </w:rPr>
        <w:t>EU LIFE Project: LIFEPOPSWAT</w:t>
      </w:r>
      <w:r w:rsidR="00943272" w:rsidRPr="00073818">
        <w:rPr>
          <w:rFonts w:eastAsia="Times New Roman" w:cs="Arial"/>
          <w:color w:val="191919"/>
          <w:lang w:val="en-US" w:eastAsia="en-GB"/>
        </w:rPr>
        <w:t xml:space="preserve"> </w:t>
      </w:r>
      <w:bookmarkEnd w:id="21"/>
      <w:r w:rsidR="00D95144" w:rsidRPr="00D95144">
        <w:rPr>
          <w:rFonts w:eastAsia="Times New Roman" w:cs="Arial"/>
          <w:color w:val="191919"/>
          <w:highlight w:val="red"/>
          <w:lang w:val="en-US" w:eastAsia="en-GB"/>
        </w:rPr>
        <w:t>?</w:t>
      </w:r>
    </w:p>
    <w:p w14:paraId="04FC3CA8" w14:textId="2F4111C6" w:rsidR="00F9533A" w:rsidRPr="00073818" w:rsidRDefault="0014664E" w:rsidP="00CC5961">
      <w:pPr>
        <w:numPr>
          <w:ilvl w:val="0"/>
          <w:numId w:val="1"/>
        </w:numPr>
        <w:tabs>
          <w:tab w:val="clear" w:pos="720"/>
          <w:tab w:val="num" w:pos="284"/>
        </w:tabs>
        <w:spacing w:after="0" w:line="240" w:lineRule="auto"/>
        <w:ind w:hanging="720"/>
        <w:jc w:val="both"/>
        <w:rPr>
          <w:rFonts w:eastAsia="Times New Roman" w:cs="Arial"/>
          <w:color w:val="191919"/>
          <w:highlight w:val="yellow"/>
          <w:lang w:val="en-US" w:eastAsia="en-GB"/>
        </w:rPr>
      </w:pPr>
      <w:r w:rsidRPr="00073818">
        <w:rPr>
          <w:rFonts w:eastAsia="Times New Roman" w:cs="Arial"/>
          <w:color w:val="191919"/>
          <w:lang w:val="en-US" w:eastAsia="en-GB"/>
        </w:rPr>
        <w:t xml:space="preserve">CHE, </w:t>
      </w:r>
      <w:proofErr w:type="spellStart"/>
      <w:r w:rsidR="00F9533A" w:rsidRPr="00073818">
        <w:rPr>
          <w:rFonts w:eastAsia="Times New Roman" w:cs="Arial"/>
          <w:color w:val="191919"/>
          <w:lang w:val="en-US" w:eastAsia="en-GB"/>
        </w:rPr>
        <w:t>Confederación</w:t>
      </w:r>
      <w:proofErr w:type="spellEnd"/>
      <w:r w:rsidR="00F9533A" w:rsidRPr="00073818">
        <w:rPr>
          <w:rFonts w:eastAsia="Times New Roman" w:cs="Arial"/>
          <w:color w:val="191919"/>
          <w:lang w:val="en-US" w:eastAsia="en-GB"/>
        </w:rPr>
        <w:t xml:space="preserve"> </w:t>
      </w:r>
      <w:proofErr w:type="spellStart"/>
      <w:r w:rsidR="00F9533A" w:rsidRPr="00073818">
        <w:rPr>
          <w:rFonts w:eastAsia="Times New Roman" w:cs="Arial"/>
          <w:color w:val="191919"/>
          <w:lang w:val="en-US" w:eastAsia="en-GB"/>
        </w:rPr>
        <w:t>Hidrográfica</w:t>
      </w:r>
      <w:proofErr w:type="spellEnd"/>
      <w:r w:rsidR="00F9533A" w:rsidRPr="00073818">
        <w:rPr>
          <w:rFonts w:eastAsia="Times New Roman" w:cs="Arial"/>
          <w:color w:val="191919"/>
          <w:lang w:val="en-US" w:eastAsia="en-GB"/>
        </w:rPr>
        <w:t xml:space="preserve"> del Ebro</w:t>
      </w:r>
      <w:r w:rsidR="00934739" w:rsidRPr="00073818">
        <w:rPr>
          <w:rFonts w:eastAsia="Times New Roman" w:cs="Arial"/>
          <w:color w:val="191919"/>
          <w:lang w:val="en-US" w:eastAsia="en-GB"/>
        </w:rPr>
        <w:t xml:space="preserve">, </w:t>
      </w:r>
      <w:proofErr w:type="spellStart"/>
      <w:r w:rsidR="00934739" w:rsidRPr="00073818">
        <w:rPr>
          <w:rFonts w:eastAsia="Times New Roman" w:cs="Arial"/>
          <w:color w:val="191919"/>
          <w:lang w:val="en-US" w:eastAsia="en-GB"/>
        </w:rPr>
        <w:t>España</w:t>
      </w:r>
      <w:proofErr w:type="spellEnd"/>
      <w:r w:rsidR="00383B5D" w:rsidRPr="00073818">
        <w:rPr>
          <w:rFonts w:eastAsia="Times New Roman" w:cs="Arial"/>
          <w:color w:val="191919"/>
          <w:lang w:val="en-US" w:eastAsia="en-GB"/>
        </w:rPr>
        <w:t xml:space="preserve"> </w:t>
      </w:r>
      <w:r w:rsidR="00383B5D" w:rsidRPr="00073818">
        <w:rPr>
          <w:rFonts w:eastAsia="Times New Roman" w:cs="Arial"/>
          <w:color w:val="191919"/>
          <w:lang w:val="en-US" w:eastAsia="en-GB"/>
        </w:rPr>
        <w:sym w:font="Wingdings" w:char="F0E0"/>
      </w:r>
      <w:r w:rsidR="00383B5D" w:rsidRPr="00073818">
        <w:rPr>
          <w:rFonts w:eastAsia="Times New Roman" w:cs="Arial"/>
          <w:color w:val="191919"/>
          <w:lang w:val="en-US" w:eastAsia="en-GB"/>
        </w:rPr>
        <w:t xml:space="preserve"> </w:t>
      </w:r>
      <w:r w:rsidR="00383B5D" w:rsidRPr="00073818">
        <w:rPr>
          <w:rFonts w:eastAsia="Times New Roman" w:cs="Arial"/>
          <w:color w:val="191919"/>
          <w:highlight w:val="yellow"/>
          <w:lang w:val="en-US" w:eastAsia="en-GB"/>
        </w:rPr>
        <w:t xml:space="preserve">Elena, Alicia could you check if we have forgotten Spanish </w:t>
      </w:r>
      <w:proofErr w:type="spellStart"/>
      <w:r w:rsidR="00383B5D" w:rsidRPr="00073818">
        <w:rPr>
          <w:rFonts w:eastAsia="Times New Roman" w:cs="Arial"/>
          <w:color w:val="191919"/>
          <w:highlight w:val="yellow"/>
          <w:lang w:val="en-US" w:eastAsia="en-GB"/>
        </w:rPr>
        <w:t>orgnisations</w:t>
      </w:r>
      <w:proofErr w:type="spellEnd"/>
      <w:r w:rsidR="00383B5D" w:rsidRPr="00073818">
        <w:rPr>
          <w:rFonts w:eastAsia="Times New Roman" w:cs="Arial"/>
          <w:color w:val="191919"/>
          <w:highlight w:val="yellow"/>
          <w:lang w:val="en-US" w:eastAsia="en-GB"/>
        </w:rPr>
        <w:t xml:space="preserve"> e.g. Catalunya waste authorities or not</w:t>
      </w:r>
    </w:p>
    <w:p w14:paraId="465AE380" w14:textId="4DAF3F0A" w:rsidR="00943272" w:rsidRPr="00073818" w:rsidRDefault="00943272" w:rsidP="00CC5961">
      <w:pPr>
        <w:numPr>
          <w:ilvl w:val="0"/>
          <w:numId w:val="1"/>
        </w:numPr>
        <w:tabs>
          <w:tab w:val="clear" w:pos="720"/>
          <w:tab w:val="num" w:pos="284"/>
        </w:tabs>
        <w:spacing w:after="0" w:line="240" w:lineRule="auto"/>
        <w:ind w:hanging="720"/>
        <w:jc w:val="both"/>
        <w:rPr>
          <w:rFonts w:eastAsia="Times New Roman" w:cs="Arial"/>
          <w:color w:val="191919"/>
          <w:lang w:val="en-US" w:eastAsia="en-GB"/>
        </w:rPr>
      </w:pPr>
      <w:r w:rsidRPr="00073818">
        <w:rPr>
          <w:rFonts w:eastAsia="Times New Roman" w:cs="Arial"/>
          <w:color w:val="191919"/>
          <w:lang w:val="en-US" w:eastAsia="en-GB"/>
        </w:rPr>
        <w:t>URS AECOM</w:t>
      </w:r>
    </w:p>
    <w:p w14:paraId="5BAFA05E" w14:textId="77777777" w:rsidR="00B7158D" w:rsidRPr="00073818" w:rsidRDefault="006537FF" w:rsidP="00CC5961">
      <w:pPr>
        <w:numPr>
          <w:ilvl w:val="0"/>
          <w:numId w:val="1"/>
        </w:numPr>
        <w:tabs>
          <w:tab w:val="clear" w:pos="720"/>
          <w:tab w:val="num" w:pos="284"/>
        </w:tabs>
        <w:spacing w:after="0" w:line="240" w:lineRule="auto"/>
        <w:ind w:hanging="720"/>
        <w:jc w:val="both"/>
        <w:rPr>
          <w:rFonts w:eastAsia="Times New Roman" w:cs="Arial"/>
          <w:color w:val="191919"/>
          <w:lang w:val="en-US" w:eastAsia="en-GB"/>
        </w:rPr>
      </w:pPr>
      <w:proofErr w:type="spellStart"/>
      <w:r w:rsidRPr="00073818">
        <w:rPr>
          <w:rFonts w:eastAsia="Times New Roman" w:cs="Arial"/>
          <w:color w:val="191919"/>
          <w:lang w:val="en-US" w:eastAsia="en-GB"/>
        </w:rPr>
        <w:t>Emgrisa</w:t>
      </w:r>
      <w:proofErr w:type="spellEnd"/>
      <w:r w:rsidR="0014664E" w:rsidRPr="00073818">
        <w:rPr>
          <w:rFonts w:eastAsia="Times New Roman" w:cs="Arial"/>
          <w:color w:val="191919"/>
          <w:lang w:val="en-US" w:eastAsia="en-GB"/>
        </w:rPr>
        <w:t xml:space="preserve">, </w:t>
      </w:r>
      <w:proofErr w:type="spellStart"/>
      <w:r w:rsidR="0014664E" w:rsidRPr="00073818">
        <w:rPr>
          <w:rFonts w:eastAsia="Times New Roman" w:cs="Arial"/>
          <w:color w:val="191919"/>
          <w:lang w:val="en-US" w:eastAsia="en-GB"/>
        </w:rPr>
        <w:t>Empresa</w:t>
      </w:r>
      <w:proofErr w:type="spellEnd"/>
      <w:r w:rsidR="0014664E" w:rsidRPr="00073818">
        <w:rPr>
          <w:rFonts w:eastAsia="Times New Roman" w:cs="Arial"/>
          <w:color w:val="191919"/>
          <w:lang w:val="en-US" w:eastAsia="en-GB"/>
        </w:rPr>
        <w:t xml:space="preserve"> para la </w:t>
      </w:r>
      <w:proofErr w:type="spellStart"/>
      <w:r w:rsidR="0014664E" w:rsidRPr="00073818">
        <w:rPr>
          <w:rFonts w:eastAsia="Times New Roman" w:cs="Arial"/>
          <w:color w:val="191919"/>
          <w:lang w:val="en-US" w:eastAsia="en-GB"/>
        </w:rPr>
        <w:t>gestión</w:t>
      </w:r>
      <w:proofErr w:type="spellEnd"/>
      <w:r w:rsidR="0014664E" w:rsidRPr="00073818">
        <w:rPr>
          <w:rFonts w:eastAsia="Times New Roman" w:cs="Arial"/>
          <w:color w:val="191919"/>
          <w:lang w:val="en-US" w:eastAsia="en-GB"/>
        </w:rPr>
        <w:t xml:space="preserve"> de </w:t>
      </w:r>
      <w:proofErr w:type="spellStart"/>
      <w:r w:rsidR="0014664E" w:rsidRPr="00073818">
        <w:rPr>
          <w:rFonts w:eastAsia="Times New Roman" w:cs="Arial"/>
          <w:color w:val="191919"/>
          <w:lang w:val="en-US" w:eastAsia="en-GB"/>
        </w:rPr>
        <w:t>residuos</w:t>
      </w:r>
      <w:proofErr w:type="spellEnd"/>
      <w:r w:rsidR="0014664E" w:rsidRPr="00073818">
        <w:rPr>
          <w:rFonts w:eastAsia="Times New Roman" w:cs="Arial"/>
          <w:color w:val="191919"/>
          <w:lang w:val="en-US" w:eastAsia="en-GB"/>
        </w:rPr>
        <w:t xml:space="preserve"> </w:t>
      </w:r>
      <w:proofErr w:type="spellStart"/>
      <w:r w:rsidR="0014664E" w:rsidRPr="00073818">
        <w:rPr>
          <w:rFonts w:eastAsia="Times New Roman" w:cs="Arial"/>
          <w:color w:val="191919"/>
          <w:lang w:val="en-US" w:eastAsia="en-GB"/>
        </w:rPr>
        <w:t>industriales</w:t>
      </w:r>
      <w:proofErr w:type="spellEnd"/>
      <w:r w:rsidR="0014664E" w:rsidRPr="00073818">
        <w:rPr>
          <w:rFonts w:eastAsia="Times New Roman" w:cs="Arial"/>
          <w:color w:val="191919"/>
          <w:lang w:val="en-US" w:eastAsia="en-GB"/>
        </w:rPr>
        <w:t xml:space="preserve"> S.A.</w:t>
      </w:r>
      <w:r w:rsidR="00934739" w:rsidRPr="00073818">
        <w:rPr>
          <w:rFonts w:eastAsia="Times New Roman" w:cs="Arial"/>
          <w:color w:val="191919"/>
          <w:lang w:val="en-US" w:eastAsia="en-GB"/>
        </w:rPr>
        <w:t xml:space="preserve">, </w:t>
      </w:r>
      <w:proofErr w:type="spellStart"/>
      <w:r w:rsidR="00934739" w:rsidRPr="00073818">
        <w:rPr>
          <w:rFonts w:eastAsia="Times New Roman" w:cs="Arial"/>
          <w:color w:val="191919"/>
          <w:lang w:val="en-US" w:eastAsia="en-GB"/>
        </w:rPr>
        <w:t>España</w:t>
      </w:r>
      <w:proofErr w:type="spellEnd"/>
    </w:p>
    <w:p w14:paraId="7BA81DD9" w14:textId="77777777" w:rsidR="00F9533A" w:rsidRPr="00073818" w:rsidRDefault="0014664E" w:rsidP="00CC5961">
      <w:pPr>
        <w:numPr>
          <w:ilvl w:val="0"/>
          <w:numId w:val="1"/>
        </w:numPr>
        <w:tabs>
          <w:tab w:val="clear" w:pos="720"/>
          <w:tab w:val="num" w:pos="284"/>
        </w:tabs>
        <w:spacing w:after="0" w:line="240" w:lineRule="auto"/>
        <w:ind w:hanging="720"/>
        <w:jc w:val="both"/>
        <w:rPr>
          <w:rFonts w:eastAsia="Times New Roman" w:cs="Arial"/>
          <w:color w:val="191919"/>
          <w:lang w:val="en-US" w:eastAsia="en-GB"/>
        </w:rPr>
      </w:pPr>
      <w:r w:rsidRPr="00073818">
        <w:rPr>
          <w:rFonts w:eastAsia="Times New Roman" w:cs="Arial"/>
          <w:color w:val="191919"/>
          <w:lang w:val="en-US" w:eastAsia="en-GB"/>
        </w:rPr>
        <w:t xml:space="preserve">IGME, </w:t>
      </w:r>
      <w:r w:rsidR="00F9533A" w:rsidRPr="00073818">
        <w:rPr>
          <w:rFonts w:eastAsia="Times New Roman" w:cs="Arial"/>
          <w:color w:val="191919"/>
          <w:lang w:val="en-US" w:eastAsia="en-GB"/>
        </w:rPr>
        <w:t>I</w:t>
      </w:r>
      <w:r w:rsidRPr="00073818">
        <w:rPr>
          <w:rFonts w:eastAsia="Times New Roman" w:cs="Arial"/>
          <w:color w:val="191919"/>
          <w:lang w:val="en-US" w:eastAsia="en-GB"/>
        </w:rPr>
        <w:t xml:space="preserve">nstituto </w:t>
      </w:r>
      <w:proofErr w:type="spellStart"/>
      <w:r w:rsidRPr="00073818">
        <w:rPr>
          <w:rFonts w:eastAsia="Times New Roman" w:cs="Arial"/>
          <w:color w:val="191919"/>
          <w:lang w:val="en-US" w:eastAsia="en-GB"/>
        </w:rPr>
        <w:t>geológico</w:t>
      </w:r>
      <w:proofErr w:type="spellEnd"/>
      <w:r w:rsidRPr="00073818">
        <w:rPr>
          <w:rFonts w:eastAsia="Times New Roman" w:cs="Arial"/>
          <w:color w:val="191919"/>
          <w:lang w:val="en-US" w:eastAsia="en-GB"/>
        </w:rPr>
        <w:t xml:space="preserve"> y </w:t>
      </w:r>
      <w:proofErr w:type="spellStart"/>
      <w:r w:rsidRPr="00073818">
        <w:rPr>
          <w:rFonts w:eastAsia="Times New Roman" w:cs="Arial"/>
          <w:color w:val="191919"/>
          <w:lang w:val="en-US" w:eastAsia="en-GB"/>
        </w:rPr>
        <w:t>minero</w:t>
      </w:r>
      <w:proofErr w:type="spellEnd"/>
      <w:r w:rsidRPr="00073818">
        <w:rPr>
          <w:rFonts w:eastAsia="Times New Roman" w:cs="Arial"/>
          <w:color w:val="191919"/>
          <w:lang w:val="en-US" w:eastAsia="en-GB"/>
        </w:rPr>
        <w:t xml:space="preserve"> de </w:t>
      </w:r>
      <w:proofErr w:type="spellStart"/>
      <w:r w:rsidRPr="00073818">
        <w:rPr>
          <w:rFonts w:eastAsia="Times New Roman" w:cs="Arial"/>
          <w:color w:val="191919"/>
          <w:lang w:val="en-US" w:eastAsia="en-GB"/>
        </w:rPr>
        <w:t>España</w:t>
      </w:r>
      <w:proofErr w:type="spellEnd"/>
    </w:p>
    <w:p w14:paraId="7B8DF6A7" w14:textId="77777777" w:rsidR="00F9533A" w:rsidRPr="00073818" w:rsidRDefault="00F9533A" w:rsidP="00CC5961">
      <w:pPr>
        <w:numPr>
          <w:ilvl w:val="0"/>
          <w:numId w:val="1"/>
        </w:numPr>
        <w:tabs>
          <w:tab w:val="clear" w:pos="720"/>
          <w:tab w:val="num" w:pos="284"/>
        </w:tabs>
        <w:spacing w:after="0" w:line="240" w:lineRule="auto"/>
        <w:ind w:hanging="720"/>
        <w:jc w:val="both"/>
        <w:rPr>
          <w:rFonts w:eastAsia="Times New Roman" w:cs="Arial"/>
          <w:color w:val="191919"/>
          <w:lang w:val="en-US" w:eastAsia="en-GB"/>
        </w:rPr>
      </w:pPr>
      <w:r w:rsidRPr="00073818">
        <w:rPr>
          <w:rFonts w:eastAsia="Times New Roman" w:cs="Arial"/>
          <w:color w:val="191919"/>
          <w:lang w:val="en-US" w:eastAsia="en-GB"/>
        </w:rPr>
        <w:t>CSIC</w:t>
      </w:r>
      <w:r w:rsidR="00B31FF9" w:rsidRPr="00073818">
        <w:rPr>
          <w:rFonts w:eastAsia="Times New Roman" w:cs="Arial"/>
          <w:color w:val="191919"/>
          <w:lang w:val="en-US" w:eastAsia="en-GB"/>
        </w:rPr>
        <w:t xml:space="preserve">, </w:t>
      </w:r>
      <w:proofErr w:type="spellStart"/>
      <w:r w:rsidR="00934739" w:rsidRPr="00073818">
        <w:rPr>
          <w:rFonts w:eastAsia="Times New Roman" w:cs="Arial"/>
          <w:color w:val="191919"/>
          <w:lang w:val="en-US" w:eastAsia="en-GB"/>
        </w:rPr>
        <w:t>Consejo</w:t>
      </w:r>
      <w:proofErr w:type="spellEnd"/>
      <w:r w:rsidR="00934739" w:rsidRPr="00073818">
        <w:rPr>
          <w:rFonts w:eastAsia="Times New Roman" w:cs="Arial"/>
          <w:color w:val="191919"/>
          <w:lang w:val="en-US" w:eastAsia="en-GB"/>
        </w:rPr>
        <w:t xml:space="preserve"> Superior de </w:t>
      </w:r>
      <w:proofErr w:type="spellStart"/>
      <w:r w:rsidR="00934739" w:rsidRPr="00073818">
        <w:rPr>
          <w:rFonts w:eastAsia="Times New Roman" w:cs="Arial"/>
          <w:color w:val="191919"/>
          <w:lang w:val="en-US" w:eastAsia="en-GB"/>
        </w:rPr>
        <w:t>Investigaciones</w:t>
      </w:r>
      <w:proofErr w:type="spellEnd"/>
      <w:r w:rsidR="00934739" w:rsidRPr="00073818">
        <w:rPr>
          <w:rFonts w:eastAsia="Times New Roman" w:cs="Arial"/>
          <w:color w:val="191919"/>
          <w:lang w:val="en-US" w:eastAsia="en-GB"/>
        </w:rPr>
        <w:t xml:space="preserve"> </w:t>
      </w:r>
      <w:proofErr w:type="spellStart"/>
      <w:r w:rsidR="00934739" w:rsidRPr="00073818">
        <w:rPr>
          <w:rFonts w:eastAsia="Times New Roman" w:cs="Arial"/>
          <w:color w:val="191919"/>
          <w:lang w:val="en-US" w:eastAsia="en-GB"/>
        </w:rPr>
        <w:t>Científicas</w:t>
      </w:r>
      <w:proofErr w:type="spellEnd"/>
      <w:r w:rsidR="00934739" w:rsidRPr="00073818">
        <w:rPr>
          <w:rFonts w:eastAsia="Times New Roman" w:cs="Arial"/>
          <w:color w:val="191919"/>
          <w:lang w:val="en-US" w:eastAsia="en-GB"/>
        </w:rPr>
        <w:t xml:space="preserve">, </w:t>
      </w:r>
      <w:proofErr w:type="spellStart"/>
      <w:r w:rsidR="00934739" w:rsidRPr="00073818">
        <w:rPr>
          <w:rFonts w:eastAsia="Times New Roman" w:cs="Arial"/>
          <w:color w:val="191919"/>
          <w:lang w:val="en-US" w:eastAsia="en-GB"/>
        </w:rPr>
        <w:t>España</w:t>
      </w:r>
      <w:proofErr w:type="spellEnd"/>
    </w:p>
    <w:p w14:paraId="103C695F" w14:textId="77777777" w:rsidR="00F9533A" w:rsidRPr="00073818" w:rsidRDefault="00F9533A" w:rsidP="00CC5961">
      <w:pPr>
        <w:numPr>
          <w:ilvl w:val="0"/>
          <w:numId w:val="1"/>
        </w:numPr>
        <w:tabs>
          <w:tab w:val="clear" w:pos="720"/>
          <w:tab w:val="num" w:pos="284"/>
        </w:tabs>
        <w:spacing w:after="0" w:line="240" w:lineRule="auto"/>
        <w:ind w:hanging="720"/>
        <w:jc w:val="both"/>
        <w:rPr>
          <w:rFonts w:eastAsia="Times New Roman" w:cs="Arial"/>
          <w:color w:val="191919"/>
          <w:lang w:val="en-US" w:eastAsia="en-GB"/>
        </w:rPr>
      </w:pPr>
      <w:r w:rsidRPr="00073818">
        <w:rPr>
          <w:rFonts w:eastAsia="Times New Roman" w:cs="Arial"/>
          <w:color w:val="191919"/>
          <w:lang w:val="en-US" w:eastAsia="en-GB"/>
        </w:rPr>
        <w:t>Universidad de Zaragoza</w:t>
      </w:r>
      <w:r w:rsidR="00934739" w:rsidRPr="00073818">
        <w:rPr>
          <w:rFonts w:eastAsia="Times New Roman" w:cs="Arial"/>
          <w:color w:val="191919"/>
          <w:lang w:val="en-US" w:eastAsia="en-GB"/>
        </w:rPr>
        <w:t xml:space="preserve">, Zaragoza, </w:t>
      </w:r>
      <w:proofErr w:type="spellStart"/>
      <w:r w:rsidR="00934739" w:rsidRPr="00073818">
        <w:rPr>
          <w:rFonts w:eastAsia="Times New Roman" w:cs="Arial"/>
          <w:color w:val="191919"/>
          <w:lang w:val="en-US" w:eastAsia="en-GB"/>
        </w:rPr>
        <w:t>España</w:t>
      </w:r>
      <w:proofErr w:type="spellEnd"/>
    </w:p>
    <w:p w14:paraId="5B5A22E2" w14:textId="77777777" w:rsidR="00943272" w:rsidRPr="00073818" w:rsidRDefault="00B31FF9" w:rsidP="00943272">
      <w:pPr>
        <w:numPr>
          <w:ilvl w:val="0"/>
          <w:numId w:val="1"/>
        </w:numPr>
        <w:tabs>
          <w:tab w:val="clear" w:pos="720"/>
          <w:tab w:val="num" w:pos="284"/>
        </w:tabs>
        <w:spacing w:after="0" w:line="240" w:lineRule="auto"/>
        <w:ind w:hanging="720"/>
        <w:jc w:val="both"/>
        <w:rPr>
          <w:rFonts w:eastAsia="Times New Roman" w:cs="Arial"/>
          <w:color w:val="191919"/>
          <w:lang w:val="en-US" w:eastAsia="en-GB"/>
        </w:rPr>
      </w:pPr>
      <w:r w:rsidRPr="00073818">
        <w:rPr>
          <w:rFonts w:eastAsia="Times New Roman" w:cs="Arial"/>
          <w:color w:val="191919"/>
          <w:lang w:val="en-US" w:eastAsia="en-GB"/>
        </w:rPr>
        <w:t>Universidad de San Jorge</w:t>
      </w:r>
      <w:r w:rsidR="00934739" w:rsidRPr="00073818">
        <w:rPr>
          <w:rFonts w:eastAsia="Times New Roman" w:cs="Arial"/>
          <w:color w:val="191919"/>
          <w:lang w:val="en-US" w:eastAsia="en-GB"/>
        </w:rPr>
        <w:t xml:space="preserve">, Zaragoza, </w:t>
      </w:r>
      <w:proofErr w:type="spellStart"/>
      <w:r w:rsidR="00934739" w:rsidRPr="00073818">
        <w:rPr>
          <w:rFonts w:eastAsia="Times New Roman" w:cs="Arial"/>
          <w:color w:val="191919"/>
          <w:lang w:val="en-US" w:eastAsia="en-GB"/>
        </w:rPr>
        <w:t>España</w:t>
      </w:r>
      <w:proofErr w:type="spellEnd"/>
    </w:p>
    <w:p w14:paraId="2F4FE6B7" w14:textId="6D9028E3" w:rsidR="00943272" w:rsidRPr="00073818" w:rsidRDefault="00943272" w:rsidP="00943272">
      <w:pPr>
        <w:numPr>
          <w:ilvl w:val="0"/>
          <w:numId w:val="1"/>
        </w:numPr>
        <w:tabs>
          <w:tab w:val="clear" w:pos="720"/>
          <w:tab w:val="num" w:pos="284"/>
        </w:tabs>
        <w:spacing w:after="0" w:line="240" w:lineRule="auto"/>
        <w:ind w:hanging="720"/>
        <w:jc w:val="both"/>
        <w:rPr>
          <w:rFonts w:eastAsia="Times New Roman" w:cs="Arial"/>
          <w:color w:val="191919"/>
          <w:lang w:val="en-US" w:eastAsia="en-GB"/>
        </w:rPr>
      </w:pPr>
      <w:r w:rsidRPr="00073818">
        <w:rPr>
          <w:rFonts w:asciiTheme="minorHAnsi" w:hAnsiTheme="minorHAnsi" w:cstheme="minorHAnsi"/>
          <w:iCs/>
          <w:color w:val="000000" w:themeColor="text1"/>
          <w:lang w:val="en-US"/>
        </w:rPr>
        <w:t xml:space="preserve">CIEMAT, Centro de </w:t>
      </w:r>
      <w:proofErr w:type="spellStart"/>
      <w:r w:rsidRPr="00073818">
        <w:rPr>
          <w:rFonts w:asciiTheme="minorHAnsi" w:hAnsiTheme="minorHAnsi" w:cstheme="minorHAnsi"/>
          <w:iCs/>
          <w:color w:val="000000" w:themeColor="text1"/>
          <w:lang w:val="en-US"/>
        </w:rPr>
        <w:t>Investigaciones</w:t>
      </w:r>
      <w:proofErr w:type="spellEnd"/>
      <w:r w:rsidRPr="00073818">
        <w:rPr>
          <w:rFonts w:asciiTheme="minorHAnsi" w:hAnsiTheme="minorHAnsi" w:cstheme="minorHAnsi"/>
          <w:iCs/>
          <w:color w:val="000000" w:themeColor="text1"/>
          <w:lang w:val="en-US"/>
        </w:rPr>
        <w:t xml:space="preserve"> </w:t>
      </w:r>
      <w:proofErr w:type="spellStart"/>
      <w:r w:rsidRPr="00073818">
        <w:rPr>
          <w:rFonts w:asciiTheme="minorHAnsi" w:hAnsiTheme="minorHAnsi" w:cstheme="minorHAnsi"/>
          <w:iCs/>
          <w:color w:val="000000" w:themeColor="text1"/>
          <w:lang w:val="en-US"/>
        </w:rPr>
        <w:t>Energéticas</w:t>
      </w:r>
      <w:proofErr w:type="spellEnd"/>
      <w:r w:rsidRPr="00073818">
        <w:rPr>
          <w:rFonts w:asciiTheme="minorHAnsi" w:hAnsiTheme="minorHAnsi" w:cstheme="minorHAnsi"/>
          <w:iCs/>
          <w:color w:val="000000" w:themeColor="text1"/>
          <w:lang w:val="en-US"/>
        </w:rPr>
        <w:t xml:space="preserve">, </w:t>
      </w:r>
      <w:proofErr w:type="spellStart"/>
      <w:r w:rsidRPr="00073818">
        <w:rPr>
          <w:rFonts w:asciiTheme="minorHAnsi" w:hAnsiTheme="minorHAnsi" w:cstheme="minorHAnsi"/>
          <w:iCs/>
          <w:color w:val="000000" w:themeColor="text1"/>
          <w:lang w:val="en-US"/>
        </w:rPr>
        <w:t>Medioambientales</w:t>
      </w:r>
      <w:proofErr w:type="spellEnd"/>
      <w:r w:rsidRPr="00073818">
        <w:rPr>
          <w:rFonts w:asciiTheme="minorHAnsi" w:hAnsiTheme="minorHAnsi" w:cstheme="minorHAnsi"/>
          <w:iCs/>
          <w:color w:val="000000" w:themeColor="text1"/>
          <w:lang w:val="en-US"/>
        </w:rPr>
        <w:t xml:space="preserve"> y </w:t>
      </w:r>
      <w:proofErr w:type="spellStart"/>
      <w:r w:rsidRPr="00073818">
        <w:rPr>
          <w:rFonts w:asciiTheme="minorHAnsi" w:hAnsiTheme="minorHAnsi" w:cstheme="minorHAnsi"/>
          <w:iCs/>
          <w:color w:val="000000" w:themeColor="text1"/>
          <w:lang w:val="en-US"/>
        </w:rPr>
        <w:t>Tecnológicas</w:t>
      </w:r>
      <w:proofErr w:type="spellEnd"/>
      <w:r w:rsidRPr="00073818">
        <w:rPr>
          <w:rFonts w:asciiTheme="minorHAnsi" w:hAnsiTheme="minorHAnsi" w:cstheme="minorHAnsi"/>
          <w:iCs/>
          <w:color w:val="000000" w:themeColor="text1"/>
          <w:lang w:val="en-US"/>
        </w:rPr>
        <w:t xml:space="preserve">, </w:t>
      </w:r>
      <w:proofErr w:type="spellStart"/>
      <w:r w:rsidRPr="00073818">
        <w:rPr>
          <w:rFonts w:asciiTheme="minorHAnsi" w:hAnsiTheme="minorHAnsi" w:cstheme="minorHAnsi"/>
          <w:iCs/>
          <w:color w:val="000000" w:themeColor="text1"/>
          <w:lang w:val="en-US"/>
        </w:rPr>
        <w:t>España</w:t>
      </w:r>
      <w:proofErr w:type="spellEnd"/>
    </w:p>
    <w:p w14:paraId="0407B791" w14:textId="77777777" w:rsidR="00943272" w:rsidRPr="00073818" w:rsidRDefault="00943272" w:rsidP="00943272">
      <w:pPr>
        <w:numPr>
          <w:ilvl w:val="0"/>
          <w:numId w:val="1"/>
        </w:numPr>
        <w:tabs>
          <w:tab w:val="clear" w:pos="720"/>
          <w:tab w:val="num" w:pos="284"/>
        </w:tabs>
        <w:spacing w:after="0" w:line="240" w:lineRule="auto"/>
        <w:ind w:hanging="720"/>
        <w:jc w:val="both"/>
        <w:rPr>
          <w:rFonts w:eastAsia="Times New Roman" w:cs="Arial"/>
          <w:color w:val="191919"/>
          <w:lang w:val="en-US" w:eastAsia="en-GB"/>
        </w:rPr>
      </w:pPr>
      <w:r w:rsidRPr="00073818">
        <w:rPr>
          <w:rFonts w:asciiTheme="minorHAnsi" w:hAnsiTheme="minorHAnsi" w:cstheme="minorHAnsi"/>
          <w:iCs/>
          <w:color w:val="000000" w:themeColor="text1"/>
          <w:lang w:val="en-US"/>
        </w:rPr>
        <w:t xml:space="preserve">CEAM, Centro de </w:t>
      </w:r>
      <w:proofErr w:type="spellStart"/>
      <w:r w:rsidRPr="00073818">
        <w:rPr>
          <w:rFonts w:asciiTheme="minorHAnsi" w:hAnsiTheme="minorHAnsi" w:cstheme="minorHAnsi"/>
          <w:iCs/>
          <w:color w:val="000000" w:themeColor="text1"/>
          <w:lang w:val="en-US"/>
        </w:rPr>
        <w:t>Estudios</w:t>
      </w:r>
      <w:proofErr w:type="spellEnd"/>
      <w:r w:rsidRPr="00073818">
        <w:rPr>
          <w:rFonts w:asciiTheme="minorHAnsi" w:hAnsiTheme="minorHAnsi" w:cstheme="minorHAnsi"/>
          <w:iCs/>
          <w:color w:val="000000" w:themeColor="text1"/>
          <w:lang w:val="en-US"/>
        </w:rPr>
        <w:t xml:space="preserve"> </w:t>
      </w:r>
      <w:proofErr w:type="spellStart"/>
      <w:r w:rsidRPr="00073818">
        <w:rPr>
          <w:rFonts w:asciiTheme="minorHAnsi" w:hAnsiTheme="minorHAnsi" w:cstheme="minorHAnsi"/>
          <w:iCs/>
          <w:color w:val="000000" w:themeColor="text1"/>
          <w:lang w:val="en-US"/>
        </w:rPr>
        <w:t>Ambientales</w:t>
      </w:r>
      <w:proofErr w:type="spellEnd"/>
      <w:r w:rsidRPr="00073818">
        <w:rPr>
          <w:rFonts w:asciiTheme="minorHAnsi" w:hAnsiTheme="minorHAnsi" w:cstheme="minorHAnsi"/>
          <w:iCs/>
          <w:color w:val="000000" w:themeColor="text1"/>
          <w:lang w:val="en-US"/>
        </w:rPr>
        <w:t xml:space="preserve"> del </w:t>
      </w:r>
      <w:proofErr w:type="spellStart"/>
      <w:r w:rsidRPr="00073818">
        <w:rPr>
          <w:rFonts w:asciiTheme="minorHAnsi" w:hAnsiTheme="minorHAnsi" w:cstheme="minorHAnsi"/>
          <w:iCs/>
          <w:color w:val="000000" w:themeColor="text1"/>
          <w:lang w:val="en-US"/>
        </w:rPr>
        <w:t>Mediterráneo</w:t>
      </w:r>
      <w:proofErr w:type="spellEnd"/>
      <w:r w:rsidRPr="00073818">
        <w:rPr>
          <w:rFonts w:asciiTheme="minorHAnsi" w:hAnsiTheme="minorHAnsi" w:cstheme="minorHAnsi"/>
          <w:iCs/>
          <w:color w:val="000000" w:themeColor="text1"/>
          <w:lang w:val="en-US"/>
        </w:rPr>
        <w:t xml:space="preserve">, </w:t>
      </w:r>
      <w:proofErr w:type="spellStart"/>
      <w:r w:rsidRPr="00073818">
        <w:rPr>
          <w:rFonts w:asciiTheme="minorHAnsi" w:hAnsiTheme="minorHAnsi" w:cstheme="minorHAnsi"/>
          <w:iCs/>
          <w:color w:val="000000" w:themeColor="text1"/>
          <w:lang w:val="en-US"/>
        </w:rPr>
        <w:t>España</w:t>
      </w:r>
      <w:proofErr w:type="spellEnd"/>
    </w:p>
    <w:p w14:paraId="685CB887" w14:textId="77777777" w:rsidR="00943272" w:rsidRPr="00073818" w:rsidRDefault="00943272" w:rsidP="00943272">
      <w:pPr>
        <w:numPr>
          <w:ilvl w:val="0"/>
          <w:numId w:val="1"/>
        </w:numPr>
        <w:tabs>
          <w:tab w:val="clear" w:pos="720"/>
          <w:tab w:val="num" w:pos="284"/>
        </w:tabs>
        <w:spacing w:after="0" w:line="240" w:lineRule="auto"/>
        <w:ind w:hanging="720"/>
        <w:jc w:val="both"/>
        <w:rPr>
          <w:rFonts w:eastAsia="Times New Roman" w:cs="Arial"/>
          <w:color w:val="191919"/>
          <w:lang w:val="en-US" w:eastAsia="en-GB"/>
        </w:rPr>
      </w:pPr>
      <w:proofErr w:type="spellStart"/>
      <w:r w:rsidRPr="00073818">
        <w:rPr>
          <w:rFonts w:asciiTheme="minorHAnsi" w:hAnsiTheme="minorHAnsi" w:cstheme="minorHAnsi"/>
          <w:iCs/>
          <w:color w:val="000000" w:themeColor="text1"/>
          <w:lang w:val="en-US"/>
        </w:rPr>
        <w:lastRenderedPageBreak/>
        <w:t>Consejería</w:t>
      </w:r>
      <w:proofErr w:type="spellEnd"/>
      <w:r w:rsidRPr="00073818">
        <w:rPr>
          <w:rFonts w:asciiTheme="minorHAnsi" w:hAnsiTheme="minorHAnsi" w:cstheme="minorHAnsi"/>
          <w:iCs/>
          <w:color w:val="000000" w:themeColor="text1"/>
          <w:lang w:val="en-US"/>
        </w:rPr>
        <w:t xml:space="preserve"> de Medio </w:t>
      </w:r>
      <w:proofErr w:type="spellStart"/>
      <w:r w:rsidRPr="00073818">
        <w:rPr>
          <w:rFonts w:asciiTheme="minorHAnsi" w:hAnsiTheme="minorHAnsi" w:cstheme="minorHAnsi"/>
          <w:iCs/>
          <w:color w:val="000000" w:themeColor="text1"/>
          <w:lang w:val="en-US"/>
        </w:rPr>
        <w:t>Ambiente</w:t>
      </w:r>
      <w:proofErr w:type="spellEnd"/>
      <w:r w:rsidRPr="00073818">
        <w:rPr>
          <w:rFonts w:asciiTheme="minorHAnsi" w:hAnsiTheme="minorHAnsi" w:cstheme="minorHAnsi"/>
          <w:iCs/>
          <w:color w:val="000000" w:themeColor="text1"/>
          <w:lang w:val="en-US"/>
        </w:rPr>
        <w:t xml:space="preserve"> y </w:t>
      </w:r>
      <w:proofErr w:type="spellStart"/>
      <w:r w:rsidRPr="00073818">
        <w:rPr>
          <w:rFonts w:asciiTheme="minorHAnsi" w:hAnsiTheme="minorHAnsi" w:cstheme="minorHAnsi"/>
          <w:iCs/>
          <w:color w:val="000000" w:themeColor="text1"/>
          <w:lang w:val="en-US"/>
        </w:rPr>
        <w:t>Política</w:t>
      </w:r>
      <w:proofErr w:type="spellEnd"/>
      <w:r w:rsidRPr="00073818">
        <w:rPr>
          <w:rFonts w:asciiTheme="minorHAnsi" w:hAnsiTheme="minorHAnsi" w:cstheme="minorHAnsi"/>
          <w:iCs/>
          <w:color w:val="000000" w:themeColor="text1"/>
          <w:lang w:val="en-US"/>
        </w:rPr>
        <w:t xml:space="preserve"> Territorial, </w:t>
      </w:r>
      <w:proofErr w:type="spellStart"/>
      <w:r w:rsidRPr="00073818">
        <w:rPr>
          <w:rFonts w:asciiTheme="minorHAnsi" w:hAnsiTheme="minorHAnsi" w:cstheme="minorHAnsi"/>
          <w:iCs/>
          <w:color w:val="000000" w:themeColor="text1"/>
          <w:lang w:val="en-US"/>
        </w:rPr>
        <w:t>Gobierno</w:t>
      </w:r>
      <w:proofErr w:type="spellEnd"/>
      <w:r w:rsidRPr="00073818">
        <w:rPr>
          <w:rFonts w:asciiTheme="minorHAnsi" w:hAnsiTheme="minorHAnsi" w:cstheme="minorHAnsi"/>
          <w:iCs/>
          <w:color w:val="000000" w:themeColor="text1"/>
          <w:lang w:val="en-US"/>
        </w:rPr>
        <w:t xml:space="preserve"> Vasco, </w:t>
      </w:r>
      <w:proofErr w:type="spellStart"/>
      <w:r w:rsidRPr="00073818">
        <w:rPr>
          <w:rFonts w:asciiTheme="minorHAnsi" w:hAnsiTheme="minorHAnsi" w:cstheme="minorHAnsi"/>
          <w:iCs/>
          <w:color w:val="000000" w:themeColor="text1"/>
          <w:lang w:val="en-US"/>
        </w:rPr>
        <w:t>España</w:t>
      </w:r>
      <w:proofErr w:type="spellEnd"/>
    </w:p>
    <w:p w14:paraId="7DE709E1" w14:textId="77777777" w:rsidR="00943272" w:rsidRPr="00073818" w:rsidRDefault="00943272" w:rsidP="00943272">
      <w:pPr>
        <w:numPr>
          <w:ilvl w:val="0"/>
          <w:numId w:val="1"/>
        </w:numPr>
        <w:tabs>
          <w:tab w:val="clear" w:pos="720"/>
          <w:tab w:val="num" w:pos="284"/>
        </w:tabs>
        <w:spacing w:after="0" w:line="240" w:lineRule="auto"/>
        <w:ind w:hanging="720"/>
        <w:jc w:val="both"/>
        <w:rPr>
          <w:rFonts w:eastAsia="Times New Roman" w:cs="Arial"/>
          <w:color w:val="191919"/>
          <w:lang w:val="en-US" w:eastAsia="en-GB"/>
        </w:rPr>
      </w:pPr>
      <w:proofErr w:type="spellStart"/>
      <w:r w:rsidRPr="00073818">
        <w:rPr>
          <w:rFonts w:asciiTheme="minorHAnsi" w:hAnsiTheme="minorHAnsi" w:cstheme="minorHAnsi"/>
          <w:iCs/>
          <w:color w:val="000000" w:themeColor="text1"/>
          <w:lang w:val="en-US"/>
        </w:rPr>
        <w:t>Conselleria</w:t>
      </w:r>
      <w:proofErr w:type="spellEnd"/>
      <w:r w:rsidRPr="00073818">
        <w:rPr>
          <w:rFonts w:asciiTheme="minorHAnsi" w:hAnsiTheme="minorHAnsi" w:cstheme="minorHAnsi"/>
          <w:iCs/>
          <w:color w:val="000000" w:themeColor="text1"/>
          <w:lang w:val="en-US"/>
        </w:rPr>
        <w:t xml:space="preserve"> de Medio </w:t>
      </w:r>
      <w:proofErr w:type="spellStart"/>
      <w:r w:rsidRPr="00073818">
        <w:rPr>
          <w:rFonts w:asciiTheme="minorHAnsi" w:hAnsiTheme="minorHAnsi" w:cstheme="minorHAnsi"/>
          <w:iCs/>
          <w:color w:val="000000" w:themeColor="text1"/>
          <w:lang w:val="en-US"/>
        </w:rPr>
        <w:t>Ambiente</w:t>
      </w:r>
      <w:proofErr w:type="spellEnd"/>
      <w:r w:rsidRPr="00073818">
        <w:rPr>
          <w:rFonts w:asciiTheme="minorHAnsi" w:hAnsiTheme="minorHAnsi" w:cstheme="minorHAnsi"/>
          <w:iCs/>
          <w:color w:val="000000" w:themeColor="text1"/>
          <w:lang w:val="en-US"/>
        </w:rPr>
        <w:t xml:space="preserve">, </w:t>
      </w:r>
      <w:proofErr w:type="spellStart"/>
      <w:r w:rsidRPr="00073818">
        <w:rPr>
          <w:rFonts w:asciiTheme="minorHAnsi" w:hAnsiTheme="minorHAnsi" w:cstheme="minorHAnsi"/>
          <w:iCs/>
          <w:color w:val="000000" w:themeColor="text1"/>
          <w:lang w:val="en-US"/>
        </w:rPr>
        <w:t>Territorio</w:t>
      </w:r>
      <w:proofErr w:type="spellEnd"/>
      <w:r w:rsidRPr="00073818">
        <w:rPr>
          <w:rFonts w:asciiTheme="minorHAnsi" w:hAnsiTheme="minorHAnsi" w:cstheme="minorHAnsi"/>
          <w:iCs/>
          <w:color w:val="000000" w:themeColor="text1"/>
          <w:lang w:val="en-US"/>
        </w:rPr>
        <w:t xml:space="preserve"> e </w:t>
      </w:r>
      <w:proofErr w:type="spellStart"/>
      <w:r w:rsidRPr="00073818">
        <w:rPr>
          <w:rFonts w:asciiTheme="minorHAnsi" w:hAnsiTheme="minorHAnsi" w:cstheme="minorHAnsi"/>
          <w:iCs/>
          <w:color w:val="000000" w:themeColor="text1"/>
          <w:lang w:val="en-US"/>
        </w:rPr>
        <w:t>Infraestructuras</w:t>
      </w:r>
      <w:proofErr w:type="spellEnd"/>
      <w:r w:rsidRPr="00073818">
        <w:rPr>
          <w:rFonts w:asciiTheme="minorHAnsi" w:hAnsiTheme="minorHAnsi" w:cstheme="minorHAnsi"/>
          <w:iCs/>
          <w:color w:val="000000" w:themeColor="text1"/>
          <w:lang w:val="en-US"/>
        </w:rPr>
        <w:t xml:space="preserve">, </w:t>
      </w:r>
      <w:proofErr w:type="spellStart"/>
      <w:r w:rsidRPr="00073818">
        <w:rPr>
          <w:rFonts w:asciiTheme="minorHAnsi" w:hAnsiTheme="minorHAnsi" w:cstheme="minorHAnsi"/>
          <w:iCs/>
          <w:color w:val="000000" w:themeColor="text1"/>
          <w:lang w:val="en-US"/>
        </w:rPr>
        <w:t>Xunta</w:t>
      </w:r>
      <w:proofErr w:type="spellEnd"/>
      <w:r w:rsidRPr="00073818">
        <w:rPr>
          <w:rFonts w:asciiTheme="minorHAnsi" w:hAnsiTheme="minorHAnsi" w:cstheme="minorHAnsi"/>
          <w:iCs/>
          <w:color w:val="000000" w:themeColor="text1"/>
          <w:lang w:val="en-US"/>
        </w:rPr>
        <w:t xml:space="preserve"> de Galicia, </w:t>
      </w:r>
      <w:proofErr w:type="spellStart"/>
      <w:r w:rsidRPr="00073818">
        <w:rPr>
          <w:rFonts w:asciiTheme="minorHAnsi" w:hAnsiTheme="minorHAnsi" w:cstheme="minorHAnsi"/>
          <w:iCs/>
          <w:color w:val="000000" w:themeColor="text1"/>
          <w:lang w:val="en-US"/>
        </w:rPr>
        <w:t>España</w:t>
      </w:r>
      <w:proofErr w:type="spellEnd"/>
    </w:p>
    <w:p w14:paraId="4D33AE4D" w14:textId="77777777" w:rsidR="00943272" w:rsidRPr="00073818" w:rsidRDefault="00943272" w:rsidP="00943272">
      <w:pPr>
        <w:numPr>
          <w:ilvl w:val="0"/>
          <w:numId w:val="1"/>
        </w:numPr>
        <w:tabs>
          <w:tab w:val="clear" w:pos="720"/>
          <w:tab w:val="num" w:pos="284"/>
        </w:tabs>
        <w:spacing w:after="0" w:line="240" w:lineRule="auto"/>
        <w:ind w:hanging="720"/>
        <w:jc w:val="both"/>
        <w:rPr>
          <w:rFonts w:eastAsia="Times New Roman" w:cs="Arial"/>
          <w:color w:val="191919"/>
          <w:lang w:val="en-US" w:eastAsia="en-GB"/>
        </w:rPr>
      </w:pPr>
      <w:r w:rsidRPr="00073818">
        <w:rPr>
          <w:rFonts w:asciiTheme="minorHAnsi" w:hAnsiTheme="minorHAnsi" w:cstheme="minorHAnsi"/>
          <w:iCs/>
          <w:color w:val="000000" w:themeColor="text1"/>
          <w:lang w:val="en-US"/>
        </w:rPr>
        <w:t xml:space="preserve">CNRCOP, Centro Nacional de Re </w:t>
      </w:r>
      <w:proofErr w:type="spellStart"/>
      <w:r w:rsidRPr="00073818">
        <w:rPr>
          <w:rFonts w:asciiTheme="minorHAnsi" w:hAnsiTheme="minorHAnsi" w:cstheme="minorHAnsi"/>
          <w:iCs/>
          <w:color w:val="000000" w:themeColor="text1"/>
          <w:lang w:val="en-US"/>
        </w:rPr>
        <w:t>ferencia</w:t>
      </w:r>
      <w:proofErr w:type="spellEnd"/>
      <w:r w:rsidRPr="00073818">
        <w:rPr>
          <w:rFonts w:asciiTheme="minorHAnsi" w:hAnsiTheme="minorHAnsi" w:cstheme="minorHAnsi"/>
          <w:iCs/>
          <w:color w:val="000000" w:themeColor="text1"/>
          <w:lang w:val="en-US"/>
        </w:rPr>
        <w:t xml:space="preserve"> </w:t>
      </w:r>
      <w:proofErr w:type="spellStart"/>
      <w:r w:rsidRPr="00073818">
        <w:rPr>
          <w:rFonts w:asciiTheme="minorHAnsi" w:hAnsiTheme="minorHAnsi" w:cstheme="minorHAnsi"/>
          <w:iCs/>
          <w:color w:val="000000" w:themeColor="text1"/>
          <w:lang w:val="en-US"/>
        </w:rPr>
        <w:t>sobre</w:t>
      </w:r>
      <w:proofErr w:type="spellEnd"/>
      <w:r w:rsidRPr="00073818">
        <w:rPr>
          <w:rFonts w:asciiTheme="minorHAnsi" w:hAnsiTheme="minorHAnsi" w:cstheme="minorHAnsi"/>
          <w:iCs/>
          <w:color w:val="000000" w:themeColor="text1"/>
          <w:lang w:val="en-US"/>
        </w:rPr>
        <w:t xml:space="preserve"> </w:t>
      </w:r>
      <w:proofErr w:type="spellStart"/>
      <w:r w:rsidRPr="00073818">
        <w:rPr>
          <w:rFonts w:asciiTheme="minorHAnsi" w:hAnsiTheme="minorHAnsi" w:cstheme="minorHAnsi"/>
          <w:iCs/>
          <w:color w:val="000000" w:themeColor="text1"/>
          <w:lang w:val="en-US"/>
        </w:rPr>
        <w:t>Contaminantes</w:t>
      </w:r>
      <w:proofErr w:type="spellEnd"/>
      <w:r w:rsidRPr="00073818">
        <w:rPr>
          <w:rFonts w:asciiTheme="minorHAnsi" w:hAnsiTheme="minorHAnsi" w:cstheme="minorHAnsi"/>
          <w:iCs/>
          <w:color w:val="000000" w:themeColor="text1"/>
          <w:lang w:val="en-US"/>
        </w:rPr>
        <w:t xml:space="preserve"> </w:t>
      </w:r>
      <w:proofErr w:type="spellStart"/>
      <w:r w:rsidRPr="00073818">
        <w:rPr>
          <w:rFonts w:asciiTheme="minorHAnsi" w:hAnsiTheme="minorHAnsi" w:cstheme="minorHAnsi"/>
          <w:iCs/>
          <w:color w:val="000000" w:themeColor="text1"/>
          <w:lang w:val="en-US"/>
        </w:rPr>
        <w:t>Orgánicos</w:t>
      </w:r>
      <w:proofErr w:type="spellEnd"/>
      <w:r w:rsidRPr="00073818">
        <w:rPr>
          <w:rFonts w:asciiTheme="minorHAnsi" w:hAnsiTheme="minorHAnsi" w:cstheme="minorHAnsi"/>
          <w:iCs/>
          <w:color w:val="000000" w:themeColor="text1"/>
          <w:lang w:val="en-US"/>
        </w:rPr>
        <w:t xml:space="preserve"> </w:t>
      </w:r>
      <w:proofErr w:type="spellStart"/>
      <w:r w:rsidRPr="00073818">
        <w:rPr>
          <w:rFonts w:asciiTheme="minorHAnsi" w:hAnsiTheme="minorHAnsi" w:cstheme="minorHAnsi"/>
          <w:iCs/>
          <w:color w:val="000000" w:themeColor="text1"/>
          <w:lang w:val="en-US"/>
        </w:rPr>
        <w:t>Persistentes</w:t>
      </w:r>
      <w:proofErr w:type="spellEnd"/>
      <w:r w:rsidRPr="00073818">
        <w:rPr>
          <w:rFonts w:asciiTheme="minorHAnsi" w:hAnsiTheme="minorHAnsi" w:cstheme="minorHAnsi"/>
          <w:iCs/>
          <w:color w:val="000000" w:themeColor="text1"/>
          <w:lang w:val="en-US"/>
        </w:rPr>
        <w:t xml:space="preserve">, </w:t>
      </w:r>
      <w:proofErr w:type="spellStart"/>
      <w:r w:rsidRPr="00073818">
        <w:rPr>
          <w:rFonts w:asciiTheme="minorHAnsi" w:hAnsiTheme="minorHAnsi" w:cstheme="minorHAnsi"/>
          <w:iCs/>
          <w:color w:val="000000" w:themeColor="text1"/>
          <w:lang w:val="en-US"/>
        </w:rPr>
        <w:t>España</w:t>
      </w:r>
      <w:proofErr w:type="spellEnd"/>
    </w:p>
    <w:p w14:paraId="73597BAF" w14:textId="0E938A77" w:rsidR="00943272" w:rsidRPr="00073818" w:rsidRDefault="00943272" w:rsidP="00943272">
      <w:pPr>
        <w:numPr>
          <w:ilvl w:val="0"/>
          <w:numId w:val="1"/>
        </w:numPr>
        <w:tabs>
          <w:tab w:val="clear" w:pos="720"/>
          <w:tab w:val="num" w:pos="284"/>
        </w:tabs>
        <w:spacing w:after="0" w:line="240" w:lineRule="auto"/>
        <w:ind w:hanging="720"/>
        <w:jc w:val="both"/>
        <w:rPr>
          <w:rFonts w:eastAsia="Times New Roman" w:cs="Arial"/>
          <w:color w:val="191919"/>
          <w:lang w:val="en-US" w:eastAsia="en-GB"/>
        </w:rPr>
      </w:pPr>
      <w:r w:rsidRPr="00073818">
        <w:rPr>
          <w:rFonts w:asciiTheme="minorHAnsi" w:hAnsiTheme="minorHAnsi" w:cstheme="minorHAnsi"/>
          <w:iCs/>
          <w:color w:val="000000" w:themeColor="text1"/>
          <w:lang w:val="en-US"/>
        </w:rPr>
        <w:t xml:space="preserve">MAZ, Sociedad de </w:t>
      </w:r>
      <w:proofErr w:type="spellStart"/>
      <w:r w:rsidRPr="00073818">
        <w:rPr>
          <w:rFonts w:asciiTheme="minorHAnsi" w:hAnsiTheme="minorHAnsi" w:cstheme="minorHAnsi"/>
          <w:iCs/>
          <w:color w:val="000000" w:themeColor="text1"/>
          <w:lang w:val="en-US"/>
        </w:rPr>
        <w:t>Prevención</w:t>
      </w:r>
      <w:proofErr w:type="spellEnd"/>
      <w:r w:rsidRPr="00073818">
        <w:rPr>
          <w:rFonts w:asciiTheme="minorHAnsi" w:hAnsiTheme="minorHAnsi" w:cstheme="minorHAnsi"/>
          <w:iCs/>
          <w:color w:val="000000" w:themeColor="text1"/>
          <w:lang w:val="en-US"/>
        </w:rPr>
        <w:t xml:space="preserve"> Zaragoza, </w:t>
      </w:r>
      <w:proofErr w:type="spellStart"/>
      <w:r w:rsidRPr="00073818">
        <w:rPr>
          <w:rFonts w:asciiTheme="minorHAnsi" w:hAnsiTheme="minorHAnsi" w:cstheme="minorHAnsi"/>
          <w:iCs/>
          <w:color w:val="000000" w:themeColor="text1"/>
          <w:lang w:val="en-US"/>
        </w:rPr>
        <w:t>España</w:t>
      </w:r>
      <w:proofErr w:type="spellEnd"/>
    </w:p>
    <w:p w14:paraId="329CEBD7" w14:textId="516C8234" w:rsidR="003D469F" w:rsidRPr="00073818" w:rsidRDefault="003D469F" w:rsidP="00CC5961">
      <w:pPr>
        <w:numPr>
          <w:ilvl w:val="0"/>
          <w:numId w:val="1"/>
        </w:numPr>
        <w:shd w:val="clear" w:color="auto" w:fill="FFFFFF"/>
        <w:tabs>
          <w:tab w:val="clear" w:pos="720"/>
          <w:tab w:val="num" w:pos="284"/>
        </w:tabs>
        <w:spacing w:after="0" w:line="240" w:lineRule="auto"/>
        <w:ind w:hanging="720"/>
        <w:jc w:val="both"/>
        <w:rPr>
          <w:rFonts w:eastAsia="Times New Roman" w:cs="Arial"/>
          <w:color w:val="000000" w:themeColor="text1"/>
          <w:lang w:val="en-US" w:eastAsia="en-GB"/>
        </w:rPr>
      </w:pPr>
      <w:r w:rsidRPr="00073818">
        <w:rPr>
          <w:rFonts w:eastAsia="Times New Roman" w:cs="Arial"/>
          <w:color w:val="000000" w:themeColor="text1"/>
          <w:lang w:val="en-US" w:eastAsia="en-GB"/>
        </w:rPr>
        <w:t>Free University of Berlin, Germany</w:t>
      </w:r>
    </w:p>
    <w:p w14:paraId="1764FE9B" w14:textId="77777777" w:rsidR="003D469F" w:rsidRPr="00073818" w:rsidRDefault="003D469F" w:rsidP="00CC5961">
      <w:pPr>
        <w:numPr>
          <w:ilvl w:val="0"/>
          <w:numId w:val="1"/>
        </w:numPr>
        <w:shd w:val="clear" w:color="auto" w:fill="FFFFFF"/>
        <w:tabs>
          <w:tab w:val="clear" w:pos="720"/>
          <w:tab w:val="num" w:pos="284"/>
        </w:tabs>
        <w:spacing w:after="0" w:line="240" w:lineRule="auto"/>
        <w:ind w:hanging="720"/>
        <w:jc w:val="both"/>
        <w:rPr>
          <w:rFonts w:eastAsia="Times New Roman" w:cs="Arial"/>
          <w:color w:val="000000" w:themeColor="text1"/>
          <w:lang w:val="en-US" w:eastAsia="en-GB"/>
        </w:rPr>
      </w:pPr>
      <w:proofErr w:type="spellStart"/>
      <w:r w:rsidRPr="00073818">
        <w:rPr>
          <w:rFonts w:eastAsia="Times New Roman" w:cs="Arial"/>
          <w:color w:val="000000" w:themeColor="text1"/>
          <w:lang w:val="en-US" w:eastAsia="en-GB"/>
        </w:rPr>
        <w:t>GreenTox</w:t>
      </w:r>
      <w:proofErr w:type="spellEnd"/>
      <w:r w:rsidRPr="00073818">
        <w:rPr>
          <w:rFonts w:eastAsia="Times New Roman" w:cs="Arial"/>
          <w:color w:val="000000" w:themeColor="text1"/>
          <w:lang w:val="en-US" w:eastAsia="en-GB"/>
        </w:rPr>
        <w:t>, Switzerland</w:t>
      </w:r>
    </w:p>
    <w:p w14:paraId="3D4B6B47" w14:textId="43B16CBC" w:rsidR="003D469F" w:rsidRPr="00073818" w:rsidRDefault="003D469F" w:rsidP="00CC5961">
      <w:pPr>
        <w:numPr>
          <w:ilvl w:val="0"/>
          <w:numId w:val="1"/>
        </w:numPr>
        <w:shd w:val="clear" w:color="auto" w:fill="FFFFFF"/>
        <w:tabs>
          <w:tab w:val="clear" w:pos="720"/>
          <w:tab w:val="num" w:pos="284"/>
        </w:tabs>
        <w:spacing w:after="0" w:line="240" w:lineRule="auto"/>
        <w:ind w:hanging="720"/>
        <w:jc w:val="both"/>
        <w:rPr>
          <w:rFonts w:eastAsia="Times New Roman" w:cs="Arial"/>
          <w:color w:val="000000" w:themeColor="text1"/>
          <w:lang w:val="en-US" w:eastAsia="en-GB"/>
        </w:rPr>
      </w:pPr>
      <w:r w:rsidRPr="00073818">
        <w:rPr>
          <w:rFonts w:eastAsia="Times New Roman" w:cs="Arial"/>
          <w:color w:val="000000" w:themeColor="text1"/>
          <w:lang w:val="en-US" w:eastAsia="en-GB"/>
        </w:rPr>
        <w:t xml:space="preserve">Orion </w:t>
      </w:r>
      <w:proofErr w:type="spellStart"/>
      <w:r w:rsidRPr="00073818">
        <w:rPr>
          <w:rFonts w:eastAsia="Times New Roman" w:cs="Arial"/>
          <w:color w:val="000000" w:themeColor="text1"/>
          <w:lang w:val="en-US" w:eastAsia="en-GB"/>
        </w:rPr>
        <w:t>b.v</w:t>
      </w:r>
      <w:proofErr w:type="spellEnd"/>
      <w:r w:rsidRPr="00073818">
        <w:rPr>
          <w:rFonts w:eastAsia="Times New Roman" w:cs="Arial"/>
          <w:color w:val="000000" w:themeColor="text1"/>
          <w:lang w:val="en-US" w:eastAsia="en-GB"/>
        </w:rPr>
        <w:t>., The Netherlands</w:t>
      </w:r>
    </w:p>
    <w:p w14:paraId="08A54C7B" w14:textId="47963ADA" w:rsidR="00943272" w:rsidRPr="00073818" w:rsidRDefault="00943272" w:rsidP="00CC5961">
      <w:pPr>
        <w:numPr>
          <w:ilvl w:val="0"/>
          <w:numId w:val="1"/>
        </w:numPr>
        <w:shd w:val="clear" w:color="auto" w:fill="FFFFFF"/>
        <w:tabs>
          <w:tab w:val="clear" w:pos="720"/>
          <w:tab w:val="num" w:pos="284"/>
        </w:tabs>
        <w:spacing w:after="0" w:line="240" w:lineRule="auto"/>
        <w:ind w:hanging="720"/>
        <w:jc w:val="both"/>
        <w:rPr>
          <w:rFonts w:eastAsia="Times New Roman" w:cs="Arial"/>
          <w:color w:val="000000" w:themeColor="text1"/>
          <w:lang w:val="en-US" w:eastAsia="en-GB"/>
        </w:rPr>
      </w:pPr>
      <w:r w:rsidRPr="00073818">
        <w:rPr>
          <w:rFonts w:eastAsia="Times New Roman" w:cs="Arial"/>
          <w:color w:val="000000" w:themeColor="text1"/>
          <w:lang w:val="en-US" w:eastAsia="en-GB"/>
        </w:rPr>
        <w:t>Alternate Resource Partners (ARP), The Netherlands</w:t>
      </w:r>
    </w:p>
    <w:p w14:paraId="115F5032" w14:textId="77777777" w:rsidR="003D469F" w:rsidRPr="00073818" w:rsidRDefault="003D469F" w:rsidP="00CC5961">
      <w:pPr>
        <w:numPr>
          <w:ilvl w:val="0"/>
          <w:numId w:val="1"/>
        </w:numPr>
        <w:shd w:val="clear" w:color="auto" w:fill="FFFFFF"/>
        <w:tabs>
          <w:tab w:val="clear" w:pos="720"/>
          <w:tab w:val="num" w:pos="284"/>
        </w:tabs>
        <w:spacing w:after="0" w:line="240" w:lineRule="auto"/>
        <w:ind w:hanging="720"/>
        <w:jc w:val="both"/>
        <w:rPr>
          <w:rFonts w:eastAsia="Times New Roman" w:cs="Arial"/>
          <w:color w:val="000000" w:themeColor="text1"/>
          <w:lang w:val="en-US" w:eastAsia="en-GB"/>
        </w:rPr>
      </w:pPr>
      <w:r w:rsidRPr="00073818">
        <w:rPr>
          <w:rFonts w:eastAsia="Times New Roman" w:cs="Arial"/>
          <w:color w:val="000000" w:themeColor="text1"/>
          <w:lang w:val="en-US" w:eastAsia="en-GB"/>
        </w:rPr>
        <w:t>POPs Environmental Consulting, Germany</w:t>
      </w:r>
    </w:p>
    <w:p w14:paraId="08E9DE60" w14:textId="0B7EE2E0" w:rsidR="002B633B" w:rsidRPr="00073818" w:rsidRDefault="003D469F" w:rsidP="00344B5B">
      <w:pPr>
        <w:numPr>
          <w:ilvl w:val="0"/>
          <w:numId w:val="1"/>
        </w:numPr>
        <w:shd w:val="clear" w:color="auto" w:fill="FFFFFF"/>
        <w:tabs>
          <w:tab w:val="clear" w:pos="720"/>
          <w:tab w:val="num" w:pos="284"/>
        </w:tabs>
        <w:spacing w:after="0" w:line="240" w:lineRule="auto"/>
        <w:ind w:hanging="720"/>
        <w:jc w:val="both"/>
        <w:rPr>
          <w:rFonts w:eastAsia="Times New Roman" w:cs="Arial"/>
          <w:color w:val="000000" w:themeColor="text1"/>
          <w:lang w:val="en-US" w:eastAsia="en-GB"/>
        </w:rPr>
      </w:pPr>
      <w:proofErr w:type="spellStart"/>
      <w:r w:rsidRPr="00073818">
        <w:rPr>
          <w:rFonts w:eastAsia="Times New Roman" w:cs="Arial"/>
          <w:color w:val="000000" w:themeColor="text1"/>
          <w:lang w:val="en-US" w:eastAsia="en-GB"/>
        </w:rPr>
        <w:t>Tauw</w:t>
      </w:r>
      <w:proofErr w:type="spellEnd"/>
      <w:r w:rsidRPr="00073818">
        <w:rPr>
          <w:rFonts w:eastAsia="Times New Roman" w:cs="Arial"/>
          <w:color w:val="000000" w:themeColor="text1"/>
          <w:lang w:val="en-US" w:eastAsia="en-GB"/>
        </w:rPr>
        <w:t xml:space="preserve">, The Netherlands </w:t>
      </w:r>
    </w:p>
    <w:p w14:paraId="758D4BC4" w14:textId="044B6002" w:rsidR="000F2CD6" w:rsidRPr="00073818" w:rsidRDefault="000F2CD6" w:rsidP="00A0756C">
      <w:pPr>
        <w:numPr>
          <w:ilvl w:val="0"/>
          <w:numId w:val="1"/>
        </w:numPr>
        <w:shd w:val="clear" w:color="auto" w:fill="FFFFFF"/>
        <w:tabs>
          <w:tab w:val="clear" w:pos="720"/>
          <w:tab w:val="num" w:pos="284"/>
        </w:tabs>
        <w:spacing w:after="0" w:line="240" w:lineRule="auto"/>
        <w:ind w:hanging="720"/>
        <w:jc w:val="both"/>
        <w:rPr>
          <w:rFonts w:eastAsia="Times New Roman" w:cs="Arial"/>
          <w:i/>
          <w:iCs/>
          <w:color w:val="000000" w:themeColor="text1"/>
          <w:lang w:val="en-US" w:eastAsia="en-GB"/>
        </w:rPr>
      </w:pPr>
      <w:r w:rsidRPr="00073818">
        <w:rPr>
          <w:rFonts w:eastAsia="Times New Roman" w:cs="Arial"/>
          <w:i/>
          <w:iCs/>
          <w:color w:val="000000" w:themeColor="text1"/>
          <w:lang w:val="en-US" w:eastAsia="en-GB"/>
        </w:rPr>
        <w:t xml:space="preserve">Universidad </w:t>
      </w:r>
      <w:proofErr w:type="spellStart"/>
      <w:r w:rsidRPr="00073818">
        <w:rPr>
          <w:rFonts w:eastAsia="Times New Roman" w:cs="Arial"/>
          <w:i/>
          <w:iCs/>
          <w:color w:val="000000" w:themeColor="text1"/>
          <w:lang w:val="en-US" w:eastAsia="en-GB"/>
        </w:rPr>
        <w:t>Complutense</w:t>
      </w:r>
      <w:proofErr w:type="spellEnd"/>
      <w:r w:rsidRPr="00073818">
        <w:rPr>
          <w:rFonts w:eastAsia="Times New Roman" w:cs="Arial"/>
          <w:i/>
          <w:iCs/>
          <w:color w:val="000000" w:themeColor="text1"/>
          <w:lang w:val="en-US" w:eastAsia="en-GB"/>
        </w:rPr>
        <w:t xml:space="preserve"> de Madrid, Spain</w:t>
      </w:r>
      <w:r w:rsidR="00943272" w:rsidRPr="00073818">
        <w:rPr>
          <w:rFonts w:eastAsia="Times New Roman" w:cs="Arial"/>
          <w:i/>
          <w:iCs/>
          <w:color w:val="000000" w:themeColor="text1"/>
          <w:lang w:val="en-US" w:eastAsia="en-GB"/>
        </w:rPr>
        <w:t xml:space="preserve"> </w:t>
      </w:r>
      <w:r w:rsidR="00383B5D" w:rsidRPr="00073818">
        <w:rPr>
          <w:rFonts w:eastAsia="Times New Roman" w:cs="Arial"/>
          <w:i/>
          <w:iCs/>
          <w:color w:val="000000" w:themeColor="text1"/>
          <w:lang w:val="en-US" w:eastAsia="en-GB"/>
        </w:rPr>
        <w:t>-&gt;</w:t>
      </w:r>
      <w:r w:rsidR="00943272" w:rsidRPr="00073818">
        <w:rPr>
          <w:rFonts w:eastAsia="Times New Roman" w:cs="Arial"/>
          <w:i/>
          <w:iCs/>
          <w:color w:val="000000" w:themeColor="text1"/>
          <w:lang w:val="en-US" w:eastAsia="en-GB"/>
        </w:rPr>
        <w:t xml:space="preserve"> </w:t>
      </w:r>
      <w:r w:rsidR="00383B5D" w:rsidRPr="00073818">
        <w:rPr>
          <w:rFonts w:eastAsia="Times New Roman" w:cs="Arial"/>
          <w:i/>
          <w:iCs/>
          <w:color w:val="000000" w:themeColor="text1"/>
          <w:highlight w:val="yellow"/>
          <w:lang w:val="en-US" w:eastAsia="en-GB"/>
        </w:rPr>
        <w:t xml:space="preserve">Elena/Alicia: </w:t>
      </w:r>
      <w:r w:rsidR="00943272" w:rsidRPr="00073818">
        <w:rPr>
          <w:rFonts w:eastAsia="Times New Roman" w:cs="Arial"/>
          <w:i/>
          <w:iCs/>
          <w:color w:val="000000" w:themeColor="text1"/>
          <w:highlight w:val="yellow"/>
          <w:lang w:val="en-US" w:eastAsia="en-GB"/>
        </w:rPr>
        <w:t>I think should be included- What do you think?</w:t>
      </w:r>
    </w:p>
    <w:p w14:paraId="4D64B176" w14:textId="0EE9853B" w:rsidR="00943272" w:rsidRPr="00073818" w:rsidRDefault="000F2CD6" w:rsidP="00943272">
      <w:pPr>
        <w:numPr>
          <w:ilvl w:val="0"/>
          <w:numId w:val="1"/>
        </w:numPr>
        <w:shd w:val="clear" w:color="auto" w:fill="FFFFFF"/>
        <w:tabs>
          <w:tab w:val="clear" w:pos="720"/>
          <w:tab w:val="num" w:pos="284"/>
        </w:tabs>
        <w:spacing w:after="0" w:line="240" w:lineRule="auto"/>
        <w:ind w:hanging="720"/>
        <w:jc w:val="both"/>
        <w:rPr>
          <w:rFonts w:eastAsia="Times New Roman" w:cs="Arial"/>
          <w:i/>
          <w:iCs/>
          <w:color w:val="000000" w:themeColor="text1"/>
          <w:lang w:val="en-US" w:eastAsia="en-GB"/>
        </w:rPr>
      </w:pPr>
      <w:r w:rsidRPr="00073818">
        <w:rPr>
          <w:rFonts w:eastAsia="Times New Roman" w:cs="Arial"/>
          <w:i/>
          <w:iCs/>
          <w:color w:val="000000" w:themeColor="text1"/>
          <w:lang w:val="en-US" w:eastAsia="en-GB"/>
        </w:rPr>
        <w:t>University of Stuttgart, Germany</w:t>
      </w:r>
      <w:r w:rsidR="00943272" w:rsidRPr="00073818">
        <w:rPr>
          <w:rFonts w:eastAsia="Times New Roman" w:cs="Arial"/>
          <w:i/>
          <w:iCs/>
          <w:color w:val="000000" w:themeColor="text1"/>
          <w:lang w:val="en-US" w:eastAsia="en-GB"/>
        </w:rPr>
        <w:t xml:space="preserve">- </w:t>
      </w:r>
      <w:r w:rsidR="00383B5D" w:rsidRPr="00073818">
        <w:rPr>
          <w:rFonts w:eastAsia="Times New Roman" w:cs="Arial"/>
          <w:i/>
          <w:iCs/>
          <w:color w:val="000000" w:themeColor="text1"/>
          <w:lang w:val="en-US" w:eastAsia="en-GB"/>
        </w:rPr>
        <w:sym w:font="Wingdings" w:char="F0E0"/>
      </w:r>
      <w:r w:rsidR="00383B5D" w:rsidRPr="00073818">
        <w:rPr>
          <w:rFonts w:eastAsia="Times New Roman" w:cs="Arial"/>
          <w:i/>
          <w:iCs/>
          <w:color w:val="000000" w:themeColor="text1"/>
          <w:lang w:val="en-US" w:eastAsia="en-GB"/>
        </w:rPr>
        <w:t xml:space="preserve"> Elena/Alicia, </w:t>
      </w:r>
      <w:r w:rsidR="00943272" w:rsidRPr="00073818">
        <w:rPr>
          <w:rFonts w:eastAsia="Times New Roman" w:cs="Arial"/>
          <w:i/>
          <w:iCs/>
          <w:color w:val="000000" w:themeColor="text1"/>
          <w:highlight w:val="yellow"/>
          <w:lang w:val="en-US" w:eastAsia="en-GB"/>
        </w:rPr>
        <w:t xml:space="preserve">I am not sure that they as co-organizers-Elena/Alicia -they will not join </w:t>
      </w:r>
      <w:r w:rsidR="00137163" w:rsidRPr="00073818">
        <w:rPr>
          <w:rFonts w:eastAsia="Times New Roman" w:cs="Arial"/>
          <w:i/>
          <w:iCs/>
          <w:color w:val="000000" w:themeColor="text1"/>
          <w:lang w:val="en-US" w:eastAsia="en-GB"/>
        </w:rPr>
        <w:t>and have finished the project in June 2022-</w:t>
      </w:r>
    </w:p>
    <w:p w14:paraId="7352E8EC" w14:textId="77777777" w:rsidR="00943272" w:rsidRPr="00073818" w:rsidRDefault="00943272" w:rsidP="00943272">
      <w:pPr>
        <w:numPr>
          <w:ilvl w:val="0"/>
          <w:numId w:val="1"/>
        </w:numPr>
        <w:shd w:val="clear" w:color="auto" w:fill="FFFFFF"/>
        <w:tabs>
          <w:tab w:val="clear" w:pos="720"/>
          <w:tab w:val="num" w:pos="284"/>
        </w:tabs>
        <w:spacing w:after="0" w:line="240" w:lineRule="auto"/>
        <w:ind w:hanging="720"/>
        <w:jc w:val="both"/>
        <w:rPr>
          <w:rFonts w:asciiTheme="minorHAnsi" w:eastAsia="Times New Roman" w:hAnsiTheme="minorHAnsi" w:cstheme="minorHAnsi"/>
          <w:i/>
          <w:iCs/>
          <w:lang w:val="en-US" w:eastAsia="en-GB"/>
        </w:rPr>
      </w:pPr>
      <w:r w:rsidRPr="00073818">
        <w:rPr>
          <w:rFonts w:asciiTheme="minorHAnsi" w:hAnsiTheme="minorHAnsi" w:cstheme="minorHAnsi"/>
          <w:iCs/>
          <w:lang w:val="en-US"/>
        </w:rPr>
        <w:t xml:space="preserve">FCC </w:t>
      </w:r>
      <w:proofErr w:type="spellStart"/>
      <w:r w:rsidRPr="00073818">
        <w:rPr>
          <w:rFonts w:asciiTheme="minorHAnsi" w:hAnsiTheme="minorHAnsi" w:cstheme="minorHAnsi"/>
          <w:iCs/>
          <w:lang w:val="en-US"/>
        </w:rPr>
        <w:t>Ambito</w:t>
      </w:r>
      <w:proofErr w:type="spellEnd"/>
      <w:r w:rsidRPr="00073818">
        <w:rPr>
          <w:rFonts w:asciiTheme="minorHAnsi" w:hAnsiTheme="minorHAnsi" w:cstheme="minorHAnsi"/>
          <w:iCs/>
          <w:lang w:val="en-US"/>
        </w:rPr>
        <w:t xml:space="preserve"> S.A., </w:t>
      </w:r>
      <w:proofErr w:type="spellStart"/>
      <w:r w:rsidRPr="00073818">
        <w:rPr>
          <w:rFonts w:asciiTheme="minorHAnsi" w:hAnsiTheme="minorHAnsi" w:cstheme="minorHAnsi"/>
          <w:iCs/>
          <w:lang w:val="en-US"/>
        </w:rPr>
        <w:t>España</w:t>
      </w:r>
      <w:proofErr w:type="spellEnd"/>
    </w:p>
    <w:p w14:paraId="521A4419" w14:textId="345BDABF" w:rsidR="00943272" w:rsidRPr="00073818" w:rsidRDefault="00943272" w:rsidP="00943272">
      <w:pPr>
        <w:numPr>
          <w:ilvl w:val="0"/>
          <w:numId w:val="1"/>
        </w:numPr>
        <w:shd w:val="clear" w:color="auto" w:fill="FFFFFF"/>
        <w:tabs>
          <w:tab w:val="clear" w:pos="720"/>
          <w:tab w:val="num" w:pos="284"/>
        </w:tabs>
        <w:spacing w:after="0" w:line="240" w:lineRule="auto"/>
        <w:ind w:hanging="720"/>
        <w:jc w:val="both"/>
        <w:rPr>
          <w:rFonts w:asciiTheme="minorHAnsi" w:eastAsia="Times New Roman" w:hAnsiTheme="minorHAnsi" w:cstheme="minorHAnsi"/>
          <w:i/>
          <w:iCs/>
          <w:lang w:val="en-US" w:eastAsia="en-GB"/>
        </w:rPr>
      </w:pPr>
      <w:proofErr w:type="spellStart"/>
      <w:r w:rsidRPr="00073818">
        <w:rPr>
          <w:rFonts w:asciiTheme="minorHAnsi" w:hAnsiTheme="minorHAnsi" w:cstheme="minorHAnsi"/>
          <w:iCs/>
          <w:lang w:val="en-US"/>
        </w:rPr>
        <w:t>Adiego</w:t>
      </w:r>
      <w:proofErr w:type="spellEnd"/>
      <w:r w:rsidRPr="00073818">
        <w:rPr>
          <w:rFonts w:asciiTheme="minorHAnsi" w:hAnsiTheme="minorHAnsi" w:cstheme="minorHAnsi"/>
          <w:iCs/>
          <w:lang w:val="en-US"/>
        </w:rPr>
        <w:t xml:space="preserve"> </w:t>
      </w:r>
      <w:proofErr w:type="spellStart"/>
      <w:r w:rsidRPr="00073818">
        <w:rPr>
          <w:rFonts w:asciiTheme="minorHAnsi" w:hAnsiTheme="minorHAnsi" w:cstheme="minorHAnsi"/>
          <w:iCs/>
          <w:lang w:val="en-US"/>
        </w:rPr>
        <w:t>Hnos</w:t>
      </w:r>
      <w:proofErr w:type="spellEnd"/>
      <w:r w:rsidRPr="00073818">
        <w:rPr>
          <w:rFonts w:asciiTheme="minorHAnsi" w:hAnsiTheme="minorHAnsi" w:cstheme="minorHAnsi"/>
          <w:iCs/>
          <w:lang w:val="en-US"/>
        </w:rPr>
        <w:t xml:space="preserve">. S. A., </w:t>
      </w:r>
      <w:proofErr w:type="spellStart"/>
      <w:r w:rsidRPr="00073818">
        <w:rPr>
          <w:rFonts w:asciiTheme="minorHAnsi" w:hAnsiTheme="minorHAnsi" w:cstheme="minorHAnsi"/>
          <w:iCs/>
          <w:lang w:val="en-US"/>
        </w:rPr>
        <w:t>España</w:t>
      </w:r>
      <w:proofErr w:type="spellEnd"/>
    </w:p>
    <w:p w14:paraId="42E3A84E" w14:textId="678A2565" w:rsidR="00FC3952" w:rsidRPr="00073818" w:rsidRDefault="00FC3952" w:rsidP="00943272">
      <w:pPr>
        <w:numPr>
          <w:ilvl w:val="0"/>
          <w:numId w:val="1"/>
        </w:numPr>
        <w:shd w:val="clear" w:color="auto" w:fill="FFFFFF"/>
        <w:tabs>
          <w:tab w:val="clear" w:pos="720"/>
          <w:tab w:val="num" w:pos="284"/>
        </w:tabs>
        <w:spacing w:after="0" w:line="240" w:lineRule="auto"/>
        <w:ind w:hanging="720"/>
        <w:jc w:val="both"/>
        <w:rPr>
          <w:rFonts w:asciiTheme="minorHAnsi" w:eastAsia="Times New Roman" w:hAnsiTheme="minorHAnsi" w:cstheme="minorHAnsi"/>
          <w:lang w:val="en-US" w:eastAsia="en-GB"/>
        </w:rPr>
      </w:pPr>
      <w:r w:rsidRPr="00073818">
        <w:rPr>
          <w:rFonts w:asciiTheme="minorHAnsi" w:eastAsia="Times New Roman" w:hAnsiTheme="minorHAnsi" w:cstheme="minorHAnsi"/>
          <w:lang w:val="en-US" w:eastAsia="en-GB"/>
        </w:rPr>
        <w:t xml:space="preserve">FSD, </w:t>
      </w:r>
      <w:proofErr w:type="spellStart"/>
      <w:r w:rsidRPr="00073818">
        <w:rPr>
          <w:rFonts w:asciiTheme="minorHAnsi" w:eastAsia="Times New Roman" w:hAnsiTheme="minorHAnsi" w:cstheme="minorHAnsi"/>
          <w:lang w:val="en-US" w:eastAsia="en-GB"/>
        </w:rPr>
        <w:t>Fondation</w:t>
      </w:r>
      <w:proofErr w:type="spellEnd"/>
      <w:r w:rsidRPr="00073818">
        <w:rPr>
          <w:rFonts w:asciiTheme="minorHAnsi" w:eastAsia="Times New Roman" w:hAnsiTheme="minorHAnsi" w:cstheme="minorHAnsi"/>
          <w:lang w:val="en-US" w:eastAsia="en-GB"/>
        </w:rPr>
        <w:t xml:space="preserve"> Suisse du </w:t>
      </w:r>
      <w:proofErr w:type="spellStart"/>
      <w:r w:rsidRPr="00073818">
        <w:rPr>
          <w:rFonts w:asciiTheme="minorHAnsi" w:eastAsia="Times New Roman" w:hAnsiTheme="minorHAnsi" w:cstheme="minorHAnsi"/>
          <w:lang w:val="en-US" w:eastAsia="en-GB"/>
        </w:rPr>
        <w:t>Deminage</w:t>
      </w:r>
      <w:proofErr w:type="spellEnd"/>
      <w:r w:rsidRPr="00073818">
        <w:rPr>
          <w:rFonts w:asciiTheme="minorHAnsi" w:eastAsia="Times New Roman" w:hAnsiTheme="minorHAnsi" w:cstheme="minorHAnsi"/>
          <w:lang w:val="en-US" w:eastAsia="en-GB"/>
        </w:rPr>
        <w:t>, Switzerland</w:t>
      </w:r>
    </w:p>
    <w:p w14:paraId="14B77EC1" w14:textId="77777777" w:rsidR="00943272" w:rsidRPr="00073818" w:rsidRDefault="00943272" w:rsidP="00FA34B0">
      <w:pPr>
        <w:shd w:val="clear" w:color="auto" w:fill="FFFFFF"/>
        <w:spacing w:after="0" w:line="240" w:lineRule="auto"/>
        <w:ind w:left="720"/>
        <w:jc w:val="both"/>
        <w:rPr>
          <w:rFonts w:eastAsia="Times New Roman" w:cs="Arial"/>
          <w:i/>
          <w:iCs/>
          <w:color w:val="000000" w:themeColor="text1"/>
          <w:lang w:val="en-US" w:eastAsia="en-GB"/>
        </w:rPr>
      </w:pPr>
    </w:p>
    <w:p w14:paraId="421EFA5F" w14:textId="77777777" w:rsidR="003D469F" w:rsidRPr="00073818" w:rsidRDefault="003D469F" w:rsidP="00CC5961">
      <w:pPr>
        <w:spacing w:after="0" w:line="270" w:lineRule="atLeast"/>
        <w:jc w:val="both"/>
        <w:rPr>
          <w:rFonts w:ascii="Arial" w:eastAsia="Times New Roman" w:hAnsi="Arial" w:cs="Arial"/>
          <w:color w:val="191919"/>
          <w:sz w:val="18"/>
          <w:szCs w:val="18"/>
          <w:lang w:val="en-US" w:eastAsia="en-GB"/>
        </w:rPr>
      </w:pPr>
    </w:p>
    <w:p w14:paraId="7868BBC6" w14:textId="77777777" w:rsidR="00FA34B0" w:rsidRPr="00073818" w:rsidRDefault="00FA34B0" w:rsidP="00FA34B0">
      <w:pPr>
        <w:shd w:val="clear" w:color="auto" w:fill="FFFFFF"/>
        <w:spacing w:after="0" w:line="240" w:lineRule="auto"/>
        <w:jc w:val="center"/>
        <w:outlineLvl w:val="2"/>
        <w:rPr>
          <w:rFonts w:ascii="Verdana" w:eastAsia="Times New Roman" w:hAnsi="Verdana"/>
          <w:b/>
          <w:bCs/>
          <w:color w:val="909B7A"/>
          <w:sz w:val="24"/>
          <w:szCs w:val="24"/>
          <w:lang w:val="en-US" w:eastAsia="en-GB"/>
        </w:rPr>
      </w:pPr>
    </w:p>
    <w:p w14:paraId="1AC2D973" w14:textId="77777777" w:rsidR="00505FA0" w:rsidRDefault="00505FA0" w:rsidP="00505FA0">
      <w:pPr>
        <w:spacing w:after="0" w:line="240" w:lineRule="auto"/>
        <w:jc w:val="both"/>
        <w:outlineLvl w:val="2"/>
        <w:rPr>
          <w:rFonts w:ascii="Verdana" w:eastAsia="Times New Roman" w:hAnsi="Verdana"/>
          <w:b/>
          <w:bCs/>
          <w:color w:val="657A3C"/>
          <w:sz w:val="24"/>
          <w:szCs w:val="24"/>
          <w:lang w:val="en-US" w:eastAsia="en-GB"/>
        </w:rPr>
      </w:pPr>
      <w:r w:rsidRPr="00B323DD">
        <w:rPr>
          <w:rFonts w:ascii="Verdana" w:eastAsia="Times New Roman" w:hAnsi="Verdana"/>
          <w:b/>
          <w:bCs/>
          <w:color w:val="657A3C"/>
          <w:sz w:val="24"/>
          <w:szCs w:val="24"/>
          <w:lang w:val="en-US" w:eastAsia="en-GB"/>
        </w:rPr>
        <w:t>Sponsored by:</w:t>
      </w:r>
    </w:p>
    <w:p w14:paraId="401CE286" w14:textId="77777777" w:rsidR="00505FA0" w:rsidRPr="00B323DD" w:rsidRDefault="00505FA0" w:rsidP="00505FA0">
      <w:pPr>
        <w:spacing w:after="0" w:line="240" w:lineRule="auto"/>
        <w:jc w:val="both"/>
        <w:outlineLvl w:val="2"/>
        <w:rPr>
          <w:rFonts w:ascii="Verdana" w:eastAsia="Times New Roman" w:hAnsi="Verdana"/>
          <w:b/>
          <w:bCs/>
          <w:color w:val="657A3C"/>
          <w:sz w:val="24"/>
          <w:szCs w:val="24"/>
          <w:lang w:val="en-US" w:eastAsia="en-GB"/>
        </w:rPr>
      </w:pPr>
    </w:p>
    <w:p w14:paraId="2F2B0F0A" w14:textId="77777777" w:rsidR="00505FA0" w:rsidRPr="00073818" w:rsidRDefault="00505FA0" w:rsidP="00505FA0">
      <w:pPr>
        <w:numPr>
          <w:ilvl w:val="0"/>
          <w:numId w:val="1"/>
        </w:numPr>
        <w:shd w:val="clear" w:color="auto" w:fill="FFFFFF"/>
        <w:tabs>
          <w:tab w:val="clear" w:pos="720"/>
          <w:tab w:val="num" w:pos="284"/>
        </w:tabs>
        <w:spacing w:after="0" w:line="240" w:lineRule="auto"/>
        <w:ind w:left="284" w:hanging="284"/>
        <w:jc w:val="both"/>
        <w:rPr>
          <w:rFonts w:eastAsia="Times New Roman" w:cs="Arial"/>
          <w:color w:val="000000" w:themeColor="text1"/>
          <w:highlight w:val="yellow"/>
          <w:lang w:val="en-US" w:eastAsia="en-GB"/>
        </w:rPr>
      </w:pPr>
      <w:r w:rsidRPr="00073818">
        <w:rPr>
          <w:rFonts w:eastAsia="Times New Roman" w:cs="Arial"/>
          <w:color w:val="000000" w:themeColor="text1"/>
          <w:lang w:val="en-US" w:eastAsia="en-GB"/>
        </w:rPr>
        <w:t xml:space="preserve">EU LIFE SURFING project: </w:t>
      </w:r>
      <w:proofErr w:type="spellStart"/>
      <w:r w:rsidRPr="00073818">
        <w:rPr>
          <w:rFonts w:eastAsia="Times New Roman" w:cs="Arial"/>
          <w:color w:val="000000" w:themeColor="text1"/>
          <w:lang w:val="en-US" w:eastAsia="en-GB"/>
        </w:rPr>
        <w:t>SURFactant</w:t>
      </w:r>
      <w:proofErr w:type="spellEnd"/>
      <w:r w:rsidRPr="00073818">
        <w:rPr>
          <w:rFonts w:eastAsia="Times New Roman" w:cs="Arial"/>
          <w:color w:val="000000" w:themeColor="text1"/>
          <w:lang w:val="en-US" w:eastAsia="en-GB"/>
        </w:rPr>
        <w:t xml:space="preserve"> enhanced chemical oxidation for </w:t>
      </w:r>
      <w:proofErr w:type="spellStart"/>
      <w:r w:rsidRPr="00073818">
        <w:rPr>
          <w:rFonts w:eastAsia="Times New Roman" w:cs="Arial"/>
          <w:color w:val="000000" w:themeColor="text1"/>
          <w:lang w:val="en-US" w:eastAsia="en-GB"/>
        </w:rPr>
        <w:t>remediatING</w:t>
      </w:r>
      <w:proofErr w:type="spellEnd"/>
      <w:r w:rsidRPr="00073818">
        <w:rPr>
          <w:rFonts w:eastAsia="Times New Roman" w:cs="Arial"/>
          <w:color w:val="000000" w:themeColor="text1"/>
          <w:lang w:val="en-US" w:eastAsia="en-GB"/>
        </w:rPr>
        <w:t xml:space="preserve"> DNAPL—</w:t>
      </w:r>
      <w:r w:rsidRPr="00073818">
        <w:rPr>
          <w:rFonts w:eastAsia="Times New Roman" w:cs="Arial"/>
          <w:color w:val="000000" w:themeColor="text1"/>
          <w:highlight w:val="yellow"/>
          <w:lang w:val="en-US" w:eastAsia="en-GB"/>
        </w:rPr>
        <w:t xml:space="preserve">Elena, Alicia should we also include next to Life Surfing logo the Logo of Universidad </w:t>
      </w:r>
      <w:proofErr w:type="spellStart"/>
      <w:r w:rsidRPr="00073818">
        <w:rPr>
          <w:rFonts w:eastAsia="Times New Roman" w:cs="Arial"/>
          <w:color w:val="000000" w:themeColor="text1"/>
          <w:highlight w:val="yellow"/>
          <w:lang w:val="en-US" w:eastAsia="en-GB"/>
        </w:rPr>
        <w:t>Complutense</w:t>
      </w:r>
      <w:proofErr w:type="spellEnd"/>
      <w:r w:rsidRPr="00073818">
        <w:rPr>
          <w:rFonts w:eastAsia="Times New Roman" w:cs="Arial"/>
          <w:color w:val="000000" w:themeColor="text1"/>
          <w:highlight w:val="yellow"/>
          <w:lang w:val="en-US" w:eastAsia="en-GB"/>
        </w:rPr>
        <w:t xml:space="preserve"> Madrid (as we had planned last time?-would make sense!) and we have still included logo University Stuttgart ?? (they are not there and have finished the project??  -Please advise</w:t>
      </w:r>
    </w:p>
    <w:p w14:paraId="21ECBCBD" w14:textId="77777777" w:rsidR="00505FA0" w:rsidRDefault="00505FA0" w:rsidP="00505FA0">
      <w:pPr>
        <w:numPr>
          <w:ilvl w:val="0"/>
          <w:numId w:val="1"/>
        </w:numPr>
        <w:shd w:val="clear" w:color="auto" w:fill="FFFFFF"/>
        <w:tabs>
          <w:tab w:val="clear" w:pos="720"/>
          <w:tab w:val="num" w:pos="284"/>
        </w:tabs>
        <w:spacing w:after="0" w:line="240" w:lineRule="auto"/>
        <w:ind w:hanging="720"/>
        <w:jc w:val="both"/>
        <w:rPr>
          <w:rFonts w:eastAsia="Times New Roman" w:cs="Arial"/>
          <w:color w:val="000000" w:themeColor="text1"/>
          <w:lang w:val="en-US" w:eastAsia="en-GB"/>
        </w:rPr>
      </w:pPr>
      <w:proofErr w:type="spellStart"/>
      <w:r w:rsidRPr="00073818">
        <w:rPr>
          <w:rFonts w:eastAsia="Times New Roman" w:cs="Arial"/>
          <w:color w:val="000000" w:themeColor="text1"/>
          <w:lang w:val="en-US" w:eastAsia="en-GB"/>
        </w:rPr>
        <w:t>Tauw</w:t>
      </w:r>
      <w:proofErr w:type="spellEnd"/>
      <w:r w:rsidRPr="00073818">
        <w:rPr>
          <w:rFonts w:eastAsia="Times New Roman" w:cs="Arial"/>
          <w:color w:val="000000" w:themeColor="text1"/>
          <w:lang w:val="en-US" w:eastAsia="en-GB"/>
        </w:rPr>
        <w:t xml:space="preserve">, The Netherlands </w:t>
      </w:r>
    </w:p>
    <w:p w14:paraId="6FC95B5C" w14:textId="12116ACA" w:rsidR="00505FA0" w:rsidRDefault="00505FA0" w:rsidP="00B323DD">
      <w:pPr>
        <w:spacing w:after="0" w:line="240" w:lineRule="auto"/>
        <w:jc w:val="both"/>
        <w:outlineLvl w:val="2"/>
        <w:rPr>
          <w:rFonts w:ascii="Verdana" w:eastAsia="Times New Roman" w:hAnsi="Verdana"/>
          <w:b/>
          <w:bCs/>
          <w:color w:val="657A3C"/>
          <w:sz w:val="24"/>
          <w:szCs w:val="24"/>
          <w:lang w:val="en-US" w:eastAsia="en-GB"/>
        </w:rPr>
      </w:pPr>
    </w:p>
    <w:p w14:paraId="413A8FD7" w14:textId="77777777" w:rsidR="00505FA0" w:rsidRDefault="00505FA0" w:rsidP="00B323DD">
      <w:pPr>
        <w:spacing w:after="0" w:line="240" w:lineRule="auto"/>
        <w:jc w:val="both"/>
        <w:outlineLvl w:val="2"/>
        <w:rPr>
          <w:rFonts w:ascii="Verdana" w:eastAsia="Times New Roman" w:hAnsi="Verdana"/>
          <w:b/>
          <w:bCs/>
          <w:color w:val="657A3C"/>
          <w:sz w:val="24"/>
          <w:szCs w:val="24"/>
          <w:lang w:val="en-US" w:eastAsia="en-GB"/>
        </w:rPr>
      </w:pPr>
    </w:p>
    <w:p w14:paraId="64F88CBE" w14:textId="7E8CF60D" w:rsidR="00FA34B0" w:rsidRDefault="00FA34B0" w:rsidP="00B323DD">
      <w:pPr>
        <w:spacing w:after="0" w:line="240" w:lineRule="auto"/>
        <w:jc w:val="both"/>
        <w:outlineLvl w:val="2"/>
        <w:rPr>
          <w:rFonts w:ascii="Verdana" w:eastAsia="Times New Roman" w:hAnsi="Verdana"/>
          <w:b/>
          <w:bCs/>
          <w:color w:val="657A3C"/>
          <w:sz w:val="24"/>
          <w:szCs w:val="24"/>
          <w:lang w:val="en-US" w:eastAsia="en-GB"/>
        </w:rPr>
      </w:pPr>
      <w:r w:rsidRPr="00B323DD">
        <w:rPr>
          <w:rFonts w:ascii="Verdana" w:eastAsia="Times New Roman" w:hAnsi="Verdana"/>
          <w:b/>
          <w:bCs/>
          <w:color w:val="657A3C"/>
          <w:sz w:val="24"/>
          <w:szCs w:val="24"/>
          <w:lang w:val="en-US" w:eastAsia="en-GB"/>
        </w:rPr>
        <w:t>Venue</w:t>
      </w:r>
    </w:p>
    <w:p w14:paraId="6FE03DCC" w14:textId="77777777" w:rsidR="00B323DD" w:rsidRPr="00B323DD" w:rsidRDefault="00B323DD" w:rsidP="00B323DD">
      <w:pPr>
        <w:spacing w:after="0" w:line="240" w:lineRule="auto"/>
        <w:jc w:val="both"/>
        <w:outlineLvl w:val="2"/>
        <w:rPr>
          <w:rFonts w:ascii="Verdana" w:eastAsia="Times New Roman" w:hAnsi="Verdana"/>
          <w:b/>
          <w:bCs/>
          <w:color w:val="657A3C"/>
          <w:sz w:val="24"/>
          <w:szCs w:val="24"/>
          <w:lang w:val="en-US" w:eastAsia="en-GB"/>
        </w:rPr>
      </w:pPr>
    </w:p>
    <w:p w14:paraId="2E3C51EE" w14:textId="3AAD8FD6" w:rsidR="00FA34B0" w:rsidRDefault="00FA34B0" w:rsidP="00FA34B0">
      <w:pPr>
        <w:spacing w:after="0" w:line="240" w:lineRule="auto"/>
        <w:jc w:val="both"/>
        <w:outlineLvl w:val="2"/>
        <w:rPr>
          <w:rFonts w:asciiTheme="minorHAnsi" w:eastAsia="Times New Roman" w:hAnsiTheme="minorHAnsi" w:cs="Arial"/>
          <w:bCs/>
          <w:color w:val="000000" w:themeColor="text1"/>
          <w:sz w:val="24"/>
          <w:szCs w:val="24"/>
          <w:lang w:val="en-US" w:eastAsia="en-GB"/>
        </w:rPr>
      </w:pPr>
      <w:proofErr w:type="spellStart"/>
      <w:r w:rsidRPr="00073818">
        <w:rPr>
          <w:rFonts w:asciiTheme="minorHAnsi" w:eastAsia="Times New Roman" w:hAnsiTheme="minorHAnsi" w:cs="Arial"/>
          <w:bCs/>
          <w:color w:val="000000" w:themeColor="text1"/>
          <w:sz w:val="24"/>
          <w:szCs w:val="24"/>
          <w:lang w:val="en-US" w:eastAsia="en-GB"/>
        </w:rPr>
        <w:t>Caja</w:t>
      </w:r>
      <w:proofErr w:type="spellEnd"/>
      <w:r w:rsidRPr="00073818">
        <w:rPr>
          <w:rFonts w:asciiTheme="minorHAnsi" w:eastAsia="Times New Roman" w:hAnsiTheme="minorHAnsi" w:cs="Arial"/>
          <w:bCs/>
          <w:color w:val="000000" w:themeColor="text1"/>
          <w:sz w:val="24"/>
          <w:szCs w:val="24"/>
          <w:lang w:val="en-US" w:eastAsia="en-GB"/>
        </w:rPr>
        <w:t xml:space="preserve"> Rural de Aragon</w:t>
      </w:r>
      <w:r w:rsidR="00B323DD" w:rsidRPr="00B323DD">
        <w:rPr>
          <w:rFonts w:asciiTheme="minorHAnsi" w:eastAsia="Times New Roman" w:hAnsiTheme="minorHAnsi" w:cs="Arial"/>
          <w:bCs/>
          <w:color w:val="000000" w:themeColor="text1"/>
          <w:sz w:val="24"/>
          <w:szCs w:val="24"/>
          <w:highlight w:val="red"/>
          <w:lang w:val="en-US" w:eastAsia="en-GB"/>
        </w:rPr>
        <w:t>, Zaragoza, Spain</w:t>
      </w:r>
      <w:r w:rsidR="00B323DD">
        <w:rPr>
          <w:rFonts w:asciiTheme="minorHAnsi" w:eastAsia="Times New Roman" w:hAnsiTheme="minorHAnsi" w:cs="Arial"/>
          <w:bCs/>
          <w:color w:val="000000" w:themeColor="text1"/>
          <w:sz w:val="24"/>
          <w:szCs w:val="24"/>
          <w:highlight w:val="red"/>
          <w:lang w:val="en-US" w:eastAsia="en-GB"/>
        </w:rPr>
        <w:t xml:space="preserve"> – we also should add the address here – there is no good information in English about this place and organization – is it a bank building?</w:t>
      </w:r>
    </w:p>
    <w:p w14:paraId="7143423A" w14:textId="6D6DC5A8" w:rsidR="00345FFC" w:rsidRDefault="00345FFC" w:rsidP="00D95144">
      <w:pPr>
        <w:shd w:val="clear" w:color="auto" w:fill="FFFFFF"/>
        <w:spacing w:after="0" w:line="240" w:lineRule="auto"/>
        <w:jc w:val="both"/>
        <w:outlineLvl w:val="2"/>
        <w:rPr>
          <w:rFonts w:ascii="Verdana" w:eastAsia="Times New Roman" w:hAnsi="Verdana"/>
          <w:b/>
          <w:bCs/>
          <w:color w:val="909B7A"/>
          <w:sz w:val="24"/>
          <w:szCs w:val="24"/>
          <w:lang w:val="en-US" w:eastAsia="en-GB"/>
        </w:rPr>
      </w:pPr>
    </w:p>
    <w:p w14:paraId="2744B8D7" w14:textId="77777777" w:rsidR="001C73B4" w:rsidRPr="00073818" w:rsidRDefault="001C73B4" w:rsidP="00D95144">
      <w:pPr>
        <w:shd w:val="clear" w:color="auto" w:fill="FFFFFF"/>
        <w:spacing w:after="0" w:line="240" w:lineRule="auto"/>
        <w:jc w:val="both"/>
        <w:outlineLvl w:val="2"/>
        <w:rPr>
          <w:rFonts w:ascii="Verdana" w:eastAsia="Times New Roman" w:hAnsi="Verdana"/>
          <w:b/>
          <w:bCs/>
          <w:color w:val="909B7A"/>
          <w:sz w:val="24"/>
          <w:szCs w:val="24"/>
          <w:lang w:val="en-US" w:eastAsia="en-GB"/>
        </w:rPr>
      </w:pPr>
    </w:p>
    <w:p w14:paraId="0A17F09A" w14:textId="77777777" w:rsidR="001C73B4" w:rsidRDefault="001C73B4" w:rsidP="001C73B4">
      <w:pPr>
        <w:shd w:val="clear" w:color="auto" w:fill="FFFFFF"/>
        <w:spacing w:after="0" w:line="240" w:lineRule="auto"/>
        <w:jc w:val="both"/>
        <w:outlineLvl w:val="2"/>
        <w:rPr>
          <w:rFonts w:ascii="Verdana" w:eastAsia="Times New Roman" w:hAnsi="Verdana"/>
          <w:b/>
          <w:bCs/>
          <w:color w:val="657A3C"/>
          <w:sz w:val="24"/>
          <w:szCs w:val="24"/>
          <w:lang w:val="en-US" w:eastAsia="en-GB"/>
        </w:rPr>
      </w:pPr>
      <w:r w:rsidRPr="001C73B4">
        <w:rPr>
          <w:rFonts w:ascii="Verdana" w:eastAsia="Times New Roman" w:hAnsi="Verdana"/>
          <w:b/>
          <w:bCs/>
          <w:color w:val="657A3C"/>
          <w:sz w:val="24"/>
          <w:szCs w:val="24"/>
          <w:lang w:val="en-US" w:eastAsia="en-GB"/>
        </w:rPr>
        <w:t>Languages:</w:t>
      </w:r>
    </w:p>
    <w:p w14:paraId="53760056" w14:textId="77777777" w:rsidR="001C73B4" w:rsidRPr="001C73B4" w:rsidRDefault="001C73B4" w:rsidP="001C73B4">
      <w:pPr>
        <w:shd w:val="clear" w:color="auto" w:fill="FFFFFF"/>
        <w:spacing w:after="0" w:line="240" w:lineRule="auto"/>
        <w:jc w:val="both"/>
        <w:outlineLvl w:val="2"/>
        <w:rPr>
          <w:rFonts w:ascii="Verdana" w:eastAsia="Times New Roman" w:hAnsi="Verdana"/>
          <w:b/>
          <w:bCs/>
          <w:color w:val="657A3C"/>
          <w:sz w:val="24"/>
          <w:szCs w:val="24"/>
          <w:lang w:val="en-US" w:eastAsia="en-GB"/>
        </w:rPr>
      </w:pPr>
    </w:p>
    <w:p w14:paraId="70F7CC84" w14:textId="77777777" w:rsidR="001C73B4" w:rsidRPr="00073818" w:rsidRDefault="001C73B4" w:rsidP="001C73B4">
      <w:pPr>
        <w:shd w:val="clear" w:color="auto" w:fill="FFFFFF"/>
        <w:spacing w:after="0" w:line="240" w:lineRule="auto"/>
        <w:jc w:val="both"/>
        <w:outlineLvl w:val="2"/>
        <w:rPr>
          <w:rFonts w:asciiTheme="minorHAnsi" w:eastAsia="Times New Roman" w:hAnsiTheme="minorHAnsi"/>
          <w:bCs/>
          <w:color w:val="000000" w:themeColor="text1"/>
          <w:sz w:val="24"/>
          <w:szCs w:val="24"/>
          <w:lang w:val="en-US" w:eastAsia="en-GB"/>
        </w:rPr>
      </w:pPr>
      <w:r w:rsidRPr="00073818">
        <w:rPr>
          <w:rFonts w:asciiTheme="minorHAnsi" w:eastAsia="Times New Roman" w:hAnsiTheme="minorHAnsi"/>
          <w:bCs/>
          <w:color w:val="000000" w:themeColor="text1"/>
          <w:sz w:val="24"/>
          <w:szCs w:val="24"/>
          <w:lang w:val="en-US" w:eastAsia="en-GB"/>
        </w:rPr>
        <w:t xml:space="preserve">Spanish, English </w:t>
      </w:r>
      <w:ins w:id="22" w:author="John Vijgen" w:date="2022-04-18T21:51:00Z">
        <w:r w:rsidRPr="00D95144">
          <w:rPr>
            <w:rFonts w:asciiTheme="minorHAnsi" w:eastAsia="Times New Roman" w:hAnsiTheme="minorHAnsi"/>
            <w:bCs/>
            <w:color w:val="000000" w:themeColor="text1"/>
            <w:sz w:val="24"/>
            <w:szCs w:val="24"/>
            <w:highlight w:val="red"/>
            <w:lang w:val="en-US" w:eastAsia="en-GB"/>
          </w:rPr>
          <w:t>(</w:t>
        </w:r>
      </w:ins>
      <w:r w:rsidRPr="00D95144">
        <w:rPr>
          <w:rFonts w:asciiTheme="minorHAnsi" w:eastAsia="Times New Roman" w:hAnsiTheme="minorHAnsi"/>
          <w:bCs/>
          <w:color w:val="000000" w:themeColor="text1"/>
          <w:sz w:val="24"/>
          <w:szCs w:val="24"/>
          <w:highlight w:val="red"/>
          <w:lang w:val="en-US" w:eastAsia="en-GB"/>
        </w:rPr>
        <w:t>and Russian</w:t>
      </w:r>
      <w:ins w:id="23" w:author="John Vijgen" w:date="2022-04-18T21:51:00Z">
        <w:r w:rsidRPr="00D95144">
          <w:rPr>
            <w:rFonts w:asciiTheme="minorHAnsi" w:eastAsia="Times New Roman" w:hAnsiTheme="minorHAnsi"/>
            <w:bCs/>
            <w:color w:val="000000" w:themeColor="text1"/>
            <w:sz w:val="24"/>
            <w:szCs w:val="24"/>
            <w:highlight w:val="red"/>
            <w:lang w:val="en-US" w:eastAsia="en-GB"/>
          </w:rPr>
          <w:t>)</w:t>
        </w:r>
      </w:ins>
      <w:r w:rsidRPr="00073818">
        <w:rPr>
          <w:rFonts w:asciiTheme="minorHAnsi" w:eastAsia="Times New Roman" w:hAnsiTheme="minorHAnsi"/>
          <w:bCs/>
          <w:color w:val="000000" w:themeColor="text1"/>
          <w:sz w:val="24"/>
          <w:szCs w:val="24"/>
          <w:lang w:val="en-US" w:eastAsia="en-GB"/>
        </w:rPr>
        <w:t>, simultaneous translation will be available during the sessions.</w:t>
      </w:r>
    </w:p>
    <w:p w14:paraId="02ABD0AF" w14:textId="77777777" w:rsidR="00D95144" w:rsidRPr="00073818" w:rsidRDefault="00D95144" w:rsidP="00505FA0">
      <w:pPr>
        <w:shd w:val="clear" w:color="auto" w:fill="FFFFFF"/>
        <w:spacing w:after="0" w:line="240" w:lineRule="auto"/>
        <w:jc w:val="both"/>
        <w:rPr>
          <w:rFonts w:eastAsia="Times New Roman" w:cs="Arial"/>
          <w:color w:val="000000" w:themeColor="text1"/>
          <w:lang w:val="en-US" w:eastAsia="en-GB"/>
        </w:rPr>
      </w:pPr>
    </w:p>
    <w:p w14:paraId="3A2A7055" w14:textId="0924460C" w:rsidR="00E718AE" w:rsidRPr="00073818" w:rsidRDefault="00E718AE" w:rsidP="00E718AE">
      <w:pPr>
        <w:shd w:val="clear" w:color="auto" w:fill="FFFFFF"/>
        <w:spacing w:after="0" w:line="240" w:lineRule="auto"/>
        <w:jc w:val="both"/>
        <w:rPr>
          <w:rFonts w:eastAsia="Times New Roman" w:cs="Arial"/>
          <w:color w:val="000000" w:themeColor="text1"/>
          <w:highlight w:val="cyan"/>
          <w:lang w:val="en-US" w:eastAsia="en-GB"/>
        </w:rPr>
      </w:pPr>
    </w:p>
    <w:p w14:paraId="4FE4342E" w14:textId="5B900887" w:rsidR="00AD329A" w:rsidRPr="00073818" w:rsidRDefault="00AD329A" w:rsidP="00AD329A">
      <w:pPr>
        <w:shd w:val="clear" w:color="auto" w:fill="FFFFFF"/>
        <w:spacing w:after="0" w:line="240" w:lineRule="auto"/>
        <w:jc w:val="both"/>
        <w:outlineLvl w:val="2"/>
        <w:rPr>
          <w:rFonts w:ascii="Verdana" w:eastAsia="Times New Roman" w:hAnsi="Verdana"/>
          <w:b/>
          <w:bCs/>
          <w:color w:val="909B7A"/>
          <w:sz w:val="24"/>
          <w:szCs w:val="24"/>
          <w:lang w:val="en-US" w:eastAsia="en-GB"/>
        </w:rPr>
      </w:pPr>
      <w:r w:rsidRPr="00B323DD">
        <w:rPr>
          <w:rFonts w:ascii="Verdana" w:eastAsia="Times New Roman" w:hAnsi="Verdana"/>
          <w:b/>
          <w:bCs/>
          <w:color w:val="657A3C"/>
          <w:sz w:val="24"/>
          <w:szCs w:val="24"/>
          <w:lang w:val="en-US" w:eastAsia="en-GB"/>
        </w:rPr>
        <w:t>Background</w:t>
      </w:r>
      <w:r w:rsidRPr="00073818">
        <w:rPr>
          <w:rFonts w:ascii="Verdana" w:eastAsia="Times New Roman" w:hAnsi="Verdana"/>
          <w:b/>
          <w:bCs/>
          <w:color w:val="909B7A"/>
          <w:sz w:val="24"/>
          <w:szCs w:val="24"/>
          <w:lang w:val="en-US" w:eastAsia="en-GB"/>
        </w:rPr>
        <w:t xml:space="preserve"> </w:t>
      </w:r>
      <w:r w:rsidRPr="00073818">
        <w:rPr>
          <w:rFonts w:ascii="Verdana" w:eastAsia="Times New Roman" w:hAnsi="Verdana"/>
          <w:b/>
          <w:bCs/>
          <w:color w:val="909B7A"/>
          <w:sz w:val="24"/>
          <w:szCs w:val="24"/>
          <w:lang w:val="en-US" w:eastAsia="en-GB"/>
        </w:rPr>
        <w:sym w:font="Wingdings" w:char="F0E0"/>
      </w:r>
      <w:r w:rsidRPr="00073818">
        <w:rPr>
          <w:rFonts w:ascii="Verdana" w:eastAsia="Times New Roman" w:hAnsi="Verdana"/>
          <w:b/>
          <w:bCs/>
          <w:color w:val="909B7A"/>
          <w:sz w:val="24"/>
          <w:szCs w:val="24"/>
          <w:lang w:val="en-US" w:eastAsia="en-GB"/>
        </w:rPr>
        <w:t xml:space="preserve"> </w:t>
      </w:r>
      <w:r w:rsidRPr="00073818">
        <w:rPr>
          <w:highlight w:val="yellow"/>
          <w:lang w:val="en-US"/>
        </w:rPr>
        <w:t>Elena, Alicia and Susana, please check if all Aragon issues in this part are OK?</w:t>
      </w:r>
    </w:p>
    <w:p w14:paraId="32832D8F" w14:textId="77777777" w:rsidR="00B323DD" w:rsidRDefault="00B323DD" w:rsidP="00AD329A">
      <w:pPr>
        <w:pStyle w:val="PlainText"/>
        <w:jc w:val="both"/>
        <w:rPr>
          <w:rFonts w:ascii="Calibri" w:hAnsi="Calibri"/>
          <w:sz w:val="24"/>
          <w:szCs w:val="24"/>
          <w:lang w:val="en-US"/>
        </w:rPr>
      </w:pPr>
    </w:p>
    <w:p w14:paraId="00B2B24A" w14:textId="490A7DA6" w:rsidR="00AD329A" w:rsidRPr="00073818" w:rsidRDefault="00AD329A" w:rsidP="00AD329A">
      <w:pPr>
        <w:pStyle w:val="PlainText"/>
        <w:jc w:val="both"/>
        <w:rPr>
          <w:rFonts w:ascii="Calibri" w:hAnsi="Calibri"/>
          <w:sz w:val="24"/>
          <w:szCs w:val="24"/>
          <w:lang w:val="en-US"/>
        </w:rPr>
      </w:pPr>
      <w:r w:rsidRPr="00073818">
        <w:rPr>
          <w:rFonts w:ascii="Calibri" w:hAnsi="Calibri"/>
          <w:sz w:val="24"/>
          <w:szCs w:val="24"/>
          <w:lang w:val="en-US"/>
        </w:rPr>
        <w:t>Starting in 1992, 31 years later, the international meeting of experts on issues related to obsolete and POPs pesticides meet again in Spain. In its 14</w:t>
      </w:r>
      <w:r w:rsidRPr="00073818">
        <w:rPr>
          <w:rFonts w:ascii="Calibri" w:hAnsi="Calibri"/>
          <w:sz w:val="24"/>
          <w:szCs w:val="24"/>
          <w:vertAlign w:val="superscript"/>
          <w:lang w:val="en-US"/>
        </w:rPr>
        <w:t>th</w:t>
      </w:r>
      <w:r w:rsidRPr="00073818">
        <w:rPr>
          <w:rFonts w:ascii="Calibri" w:hAnsi="Calibri"/>
          <w:sz w:val="24"/>
          <w:szCs w:val="24"/>
          <w:lang w:val="en-US"/>
        </w:rPr>
        <w:t xml:space="preserve"> edition, the International HCH and Pesticides Forum will address the issue of lindane, and the consequences of mismanagement have had on the Spanish territory.</w:t>
      </w:r>
    </w:p>
    <w:p w14:paraId="626E71BC" w14:textId="77777777" w:rsidR="00AD329A" w:rsidRPr="00073818" w:rsidRDefault="00AD329A" w:rsidP="00AD329A">
      <w:pPr>
        <w:pStyle w:val="PlainText"/>
        <w:jc w:val="both"/>
        <w:rPr>
          <w:rFonts w:ascii="Calibri" w:hAnsi="Calibri"/>
          <w:sz w:val="24"/>
          <w:szCs w:val="24"/>
          <w:lang w:val="en-US"/>
        </w:rPr>
      </w:pPr>
    </w:p>
    <w:p w14:paraId="420E239F" w14:textId="77777777" w:rsidR="00AD329A" w:rsidRPr="00073818" w:rsidRDefault="00AD329A" w:rsidP="00AD329A">
      <w:pPr>
        <w:pStyle w:val="PlainText"/>
        <w:jc w:val="both"/>
        <w:rPr>
          <w:rFonts w:ascii="Calibri" w:hAnsi="Calibri"/>
          <w:sz w:val="24"/>
          <w:szCs w:val="24"/>
          <w:lang w:val="en-US"/>
        </w:rPr>
      </w:pPr>
      <w:r w:rsidRPr="00073818">
        <w:rPr>
          <w:rFonts w:ascii="Calibri" w:hAnsi="Calibri"/>
          <w:sz w:val="24"/>
          <w:szCs w:val="24"/>
          <w:lang w:val="en-US"/>
        </w:rPr>
        <w:lastRenderedPageBreak/>
        <w:t xml:space="preserve">This Forum is undertaken under the framework of the EU LIFE + Environment Programme, in which the European Commission has awarded the project </w:t>
      </w:r>
      <w:r w:rsidRPr="00073818">
        <w:rPr>
          <w:rFonts w:ascii="Calibri" w:hAnsi="Calibri"/>
          <w:b/>
          <w:bCs/>
          <w:sz w:val="24"/>
          <w:szCs w:val="24"/>
          <w:lang w:val="en-US"/>
        </w:rPr>
        <w:t>“</w:t>
      </w:r>
      <w:proofErr w:type="spellStart"/>
      <w:r w:rsidRPr="00073818">
        <w:rPr>
          <w:rFonts w:ascii="Calibri" w:hAnsi="Calibri"/>
          <w:b/>
          <w:bCs/>
          <w:sz w:val="24"/>
          <w:szCs w:val="24"/>
          <w:lang w:val="en-US"/>
        </w:rPr>
        <w:t>SURFactant</w:t>
      </w:r>
      <w:proofErr w:type="spellEnd"/>
      <w:r w:rsidRPr="00073818">
        <w:rPr>
          <w:rFonts w:ascii="Calibri" w:hAnsi="Calibri"/>
          <w:b/>
          <w:bCs/>
          <w:sz w:val="24"/>
          <w:szCs w:val="24"/>
          <w:lang w:val="en-US"/>
        </w:rPr>
        <w:t xml:space="preserve"> enhanced chemical oxidation for </w:t>
      </w:r>
      <w:proofErr w:type="spellStart"/>
      <w:r w:rsidRPr="00073818">
        <w:rPr>
          <w:rFonts w:ascii="Calibri" w:hAnsi="Calibri"/>
          <w:b/>
          <w:bCs/>
          <w:sz w:val="24"/>
          <w:szCs w:val="24"/>
          <w:lang w:val="en-US"/>
        </w:rPr>
        <w:t>remediatING</w:t>
      </w:r>
      <w:proofErr w:type="spellEnd"/>
      <w:r w:rsidRPr="00073818">
        <w:rPr>
          <w:rFonts w:ascii="Calibri" w:hAnsi="Calibri"/>
          <w:b/>
          <w:bCs/>
          <w:sz w:val="24"/>
          <w:szCs w:val="24"/>
          <w:lang w:val="en-US"/>
        </w:rPr>
        <w:t xml:space="preserve"> DNAPL"(LIFE SURFING)</w:t>
      </w:r>
      <w:r w:rsidRPr="00073818">
        <w:rPr>
          <w:rFonts w:ascii="Calibri" w:hAnsi="Calibri"/>
          <w:sz w:val="24"/>
          <w:szCs w:val="24"/>
          <w:lang w:val="en-US"/>
        </w:rPr>
        <w:t xml:space="preserve"> under implementation in </w:t>
      </w:r>
      <w:proofErr w:type="spellStart"/>
      <w:r w:rsidRPr="00073818">
        <w:rPr>
          <w:rFonts w:ascii="Calibri" w:hAnsi="Calibri"/>
          <w:sz w:val="24"/>
          <w:szCs w:val="24"/>
          <w:lang w:val="en-US"/>
        </w:rPr>
        <w:t>Sabiñánigo</w:t>
      </w:r>
      <w:proofErr w:type="spellEnd"/>
      <w:r w:rsidRPr="00073818">
        <w:rPr>
          <w:rFonts w:ascii="Calibri" w:hAnsi="Calibri"/>
          <w:sz w:val="24"/>
          <w:szCs w:val="24"/>
          <w:lang w:val="en-US"/>
        </w:rPr>
        <w:t>, Spain, which is the follow-up of the successful EU LIFE + Project: "Lab to field, soil remediation demonstrative project: new ISCO application to environmental Multicomponent DNAPL problem" (DISCOVERED LIFE).</w:t>
      </w:r>
    </w:p>
    <w:p w14:paraId="33796666" w14:textId="77777777" w:rsidR="00AD329A" w:rsidRPr="00073818" w:rsidRDefault="00AD329A" w:rsidP="00AD329A">
      <w:pPr>
        <w:pStyle w:val="PlainText"/>
        <w:jc w:val="both"/>
        <w:rPr>
          <w:rFonts w:ascii="Calibri" w:hAnsi="Calibri"/>
          <w:sz w:val="24"/>
          <w:szCs w:val="24"/>
          <w:lang w:val="en-US"/>
        </w:rPr>
      </w:pPr>
    </w:p>
    <w:p w14:paraId="535A3683" w14:textId="77777777" w:rsidR="00AD329A" w:rsidRPr="00073818" w:rsidRDefault="00AD329A" w:rsidP="00AD329A">
      <w:pPr>
        <w:pStyle w:val="PlainText"/>
        <w:jc w:val="both"/>
        <w:rPr>
          <w:rFonts w:ascii="Calibri" w:hAnsi="Calibri"/>
          <w:sz w:val="24"/>
          <w:szCs w:val="24"/>
          <w:lang w:val="en-US"/>
        </w:rPr>
      </w:pPr>
      <w:r w:rsidRPr="00073818">
        <w:rPr>
          <w:rFonts w:ascii="Calibri" w:hAnsi="Calibri"/>
          <w:sz w:val="24"/>
          <w:szCs w:val="24"/>
          <w:lang w:val="en-US"/>
        </w:rPr>
        <w:t xml:space="preserve">Secondly, under the framework of the European Regional Development Fund: </w:t>
      </w:r>
      <w:r w:rsidRPr="00073818">
        <w:rPr>
          <w:rFonts w:ascii="Calibri" w:hAnsi="Calibri"/>
          <w:b/>
          <w:bCs/>
          <w:sz w:val="24"/>
          <w:szCs w:val="24"/>
          <w:lang w:val="en-US"/>
        </w:rPr>
        <w:t>EU LINDANET, European Network of Lindane waste affected regions working together towards a greener environment:</w:t>
      </w:r>
      <w:r w:rsidRPr="00073818">
        <w:rPr>
          <w:rFonts w:ascii="Calibri" w:hAnsi="Calibri"/>
          <w:sz w:val="24"/>
          <w:szCs w:val="24"/>
          <w:lang w:val="en-US"/>
        </w:rPr>
        <w:t xml:space="preserve"> Progress of works and results of this first European network</w:t>
      </w:r>
    </w:p>
    <w:p w14:paraId="46EA292A" w14:textId="77777777" w:rsidR="00AD329A" w:rsidRPr="00073818" w:rsidRDefault="00AD329A" w:rsidP="00AD329A">
      <w:pPr>
        <w:pStyle w:val="PlainText"/>
        <w:jc w:val="both"/>
        <w:rPr>
          <w:rFonts w:ascii="Calibri" w:hAnsi="Calibri"/>
          <w:sz w:val="24"/>
          <w:szCs w:val="24"/>
          <w:lang w:val="en-US"/>
        </w:rPr>
      </w:pPr>
    </w:p>
    <w:p w14:paraId="203A077A" w14:textId="175A78EE" w:rsidR="00AD329A" w:rsidRPr="00073818" w:rsidRDefault="00AD329A" w:rsidP="00AD329A">
      <w:pPr>
        <w:pStyle w:val="PlainText"/>
        <w:jc w:val="both"/>
        <w:rPr>
          <w:rFonts w:ascii="Calibri" w:hAnsi="Calibri"/>
          <w:sz w:val="24"/>
          <w:szCs w:val="24"/>
          <w:lang w:val="en-US"/>
        </w:rPr>
      </w:pPr>
      <w:r w:rsidRPr="00073818">
        <w:rPr>
          <w:rFonts w:ascii="Calibri" w:hAnsi="Calibri"/>
          <w:sz w:val="24"/>
          <w:szCs w:val="24"/>
          <w:lang w:val="en-US"/>
        </w:rPr>
        <w:t>From the 21</w:t>
      </w:r>
      <w:r w:rsidRPr="00073818">
        <w:rPr>
          <w:rFonts w:ascii="Calibri" w:hAnsi="Calibri"/>
          <w:sz w:val="24"/>
          <w:szCs w:val="24"/>
          <w:vertAlign w:val="superscript"/>
          <w:lang w:val="en-US"/>
        </w:rPr>
        <w:t>st</w:t>
      </w:r>
      <w:r w:rsidRPr="00073818">
        <w:rPr>
          <w:rFonts w:ascii="Calibri" w:hAnsi="Calibri"/>
          <w:sz w:val="24"/>
          <w:szCs w:val="24"/>
          <w:lang w:val="en-US"/>
        </w:rPr>
        <w:t xml:space="preserve"> to the 23</w:t>
      </w:r>
      <w:r w:rsidRPr="00073818">
        <w:rPr>
          <w:rFonts w:ascii="Calibri" w:hAnsi="Calibri"/>
          <w:sz w:val="24"/>
          <w:szCs w:val="24"/>
          <w:vertAlign w:val="superscript"/>
          <w:lang w:val="en-US"/>
        </w:rPr>
        <w:t>rd</w:t>
      </w:r>
      <w:r w:rsidRPr="00073818">
        <w:rPr>
          <w:rFonts w:ascii="Calibri" w:hAnsi="Calibri"/>
          <w:sz w:val="24"/>
          <w:szCs w:val="24"/>
          <w:lang w:val="en-US"/>
        </w:rPr>
        <w:t xml:space="preserve"> of February 2023, Zaragoza with its beautiful </w:t>
      </w:r>
      <w:proofErr w:type="spellStart"/>
      <w:r w:rsidRPr="00073818">
        <w:rPr>
          <w:rFonts w:ascii="Calibri" w:hAnsi="Calibri"/>
          <w:sz w:val="24"/>
          <w:szCs w:val="24"/>
          <w:lang w:val="en-US"/>
        </w:rPr>
        <w:t>Caja</w:t>
      </w:r>
      <w:proofErr w:type="spellEnd"/>
      <w:r w:rsidRPr="00073818">
        <w:rPr>
          <w:rFonts w:ascii="Calibri" w:hAnsi="Calibri"/>
          <w:sz w:val="24"/>
          <w:szCs w:val="24"/>
          <w:lang w:val="en-US"/>
        </w:rPr>
        <w:t xml:space="preserve"> Rural de Aragon, will be the meeting place for hundreds of researchers, experts, environmentalists and representatives from countries affected by mismanagement of POPs pesticides and other POPs, among others groups, who will give evidence of progress in research to reduce and eliminate pollution, caused by the lindane production and the related HCH wastes being dumped everywhere and more precisely in the </w:t>
      </w:r>
      <w:proofErr w:type="spellStart"/>
      <w:r w:rsidRPr="00073818">
        <w:rPr>
          <w:rFonts w:ascii="Calibri" w:hAnsi="Calibri"/>
          <w:sz w:val="24"/>
          <w:szCs w:val="24"/>
          <w:lang w:val="en-US"/>
        </w:rPr>
        <w:t>Bailin</w:t>
      </w:r>
      <w:proofErr w:type="spellEnd"/>
      <w:r w:rsidRPr="00073818">
        <w:rPr>
          <w:rFonts w:ascii="Calibri" w:hAnsi="Calibri"/>
          <w:sz w:val="24"/>
          <w:szCs w:val="24"/>
          <w:lang w:val="en-US"/>
        </w:rPr>
        <w:t xml:space="preserve"> bedrock near the Pyrenees. On the 24</w:t>
      </w:r>
      <w:r w:rsidRPr="00073818">
        <w:rPr>
          <w:rFonts w:ascii="Calibri" w:hAnsi="Calibri"/>
          <w:sz w:val="24"/>
          <w:szCs w:val="24"/>
          <w:vertAlign w:val="superscript"/>
          <w:lang w:val="en-US"/>
        </w:rPr>
        <w:t>th</w:t>
      </w:r>
      <w:r w:rsidRPr="00073818">
        <w:rPr>
          <w:rFonts w:ascii="Calibri" w:hAnsi="Calibri"/>
          <w:sz w:val="24"/>
          <w:szCs w:val="24"/>
          <w:lang w:val="en-US"/>
        </w:rPr>
        <w:t xml:space="preserve"> of February, a </w:t>
      </w:r>
      <w:r w:rsidR="0091099D" w:rsidRPr="00073818">
        <w:rPr>
          <w:rFonts w:ascii="Calibri" w:hAnsi="Calibri"/>
          <w:sz w:val="24"/>
          <w:szCs w:val="24"/>
          <w:lang w:val="en-US"/>
        </w:rPr>
        <w:t>one-day</w:t>
      </w:r>
      <w:r w:rsidRPr="00073818">
        <w:rPr>
          <w:rFonts w:ascii="Calibri" w:hAnsi="Calibri"/>
          <w:sz w:val="24"/>
          <w:szCs w:val="24"/>
          <w:lang w:val="en-US"/>
        </w:rPr>
        <w:t xml:space="preserve"> field trip to the </w:t>
      </w:r>
      <w:proofErr w:type="spellStart"/>
      <w:r w:rsidRPr="00073818">
        <w:rPr>
          <w:rFonts w:ascii="Calibri" w:hAnsi="Calibri"/>
          <w:sz w:val="24"/>
          <w:szCs w:val="24"/>
          <w:lang w:val="en-US"/>
        </w:rPr>
        <w:t>Sabiñánigo</w:t>
      </w:r>
      <w:proofErr w:type="spellEnd"/>
      <w:r w:rsidRPr="00073818">
        <w:rPr>
          <w:rFonts w:ascii="Calibri" w:hAnsi="Calibri"/>
          <w:sz w:val="24"/>
          <w:szCs w:val="24"/>
          <w:lang w:val="en-US"/>
        </w:rPr>
        <w:t xml:space="preserve"> site will be organized. </w:t>
      </w:r>
    </w:p>
    <w:p w14:paraId="6D3D9747" w14:textId="77777777" w:rsidR="00AD329A" w:rsidRPr="00073818" w:rsidRDefault="00AD329A" w:rsidP="00AD329A">
      <w:pPr>
        <w:pStyle w:val="PlainText"/>
        <w:jc w:val="both"/>
        <w:rPr>
          <w:rFonts w:ascii="Calibri" w:hAnsi="Calibri"/>
          <w:sz w:val="24"/>
          <w:szCs w:val="24"/>
          <w:lang w:val="en-US"/>
        </w:rPr>
      </w:pPr>
    </w:p>
    <w:p w14:paraId="6EE17554" w14:textId="77777777" w:rsidR="00AD329A" w:rsidRPr="00073818" w:rsidRDefault="00AD329A" w:rsidP="00AD329A">
      <w:pPr>
        <w:pStyle w:val="PlainText"/>
        <w:jc w:val="both"/>
        <w:rPr>
          <w:rFonts w:ascii="Calibri" w:hAnsi="Calibri"/>
          <w:i/>
          <w:iCs/>
          <w:sz w:val="24"/>
          <w:szCs w:val="24"/>
          <w:lang w:val="en-US"/>
        </w:rPr>
      </w:pPr>
      <w:r w:rsidRPr="00073818">
        <w:rPr>
          <w:rFonts w:ascii="Calibri" w:hAnsi="Calibri"/>
          <w:i/>
          <w:iCs/>
          <w:sz w:val="24"/>
          <w:szCs w:val="24"/>
          <w:lang w:val="en-US"/>
        </w:rPr>
        <w:t xml:space="preserve">A critical reflection on the past and present situation of consequences of Lindane production and management in the </w:t>
      </w:r>
      <w:r w:rsidRPr="00073818">
        <w:rPr>
          <w:rFonts w:ascii="Calibri" w:hAnsi="Calibri"/>
          <w:b/>
          <w:bCs/>
          <w:i/>
          <w:iCs/>
          <w:sz w:val="24"/>
          <w:szCs w:val="24"/>
          <w:lang w:val="en-US"/>
        </w:rPr>
        <w:t xml:space="preserve">other EU member states and regional cooperation in the EU </w:t>
      </w:r>
      <w:r w:rsidRPr="00073818">
        <w:rPr>
          <w:rFonts w:ascii="Calibri" w:hAnsi="Calibri"/>
          <w:i/>
          <w:iCs/>
          <w:sz w:val="24"/>
          <w:szCs w:val="24"/>
          <w:lang w:val="en-US"/>
        </w:rPr>
        <w:t xml:space="preserve">will be presented as results from ongoing EU projects (and recently </w:t>
      </w:r>
      <w:proofErr w:type="spellStart"/>
      <w:r w:rsidRPr="00073818">
        <w:rPr>
          <w:rFonts w:ascii="Calibri" w:hAnsi="Calibri"/>
          <w:i/>
          <w:iCs/>
          <w:sz w:val="24"/>
          <w:szCs w:val="24"/>
          <w:lang w:val="en-US"/>
        </w:rPr>
        <w:t>finalised</w:t>
      </w:r>
      <w:proofErr w:type="spellEnd"/>
      <w:r w:rsidRPr="00073818">
        <w:rPr>
          <w:rFonts w:ascii="Calibri" w:hAnsi="Calibri"/>
          <w:i/>
          <w:iCs/>
          <w:sz w:val="24"/>
          <w:szCs w:val="24"/>
          <w:lang w:val="en-US"/>
        </w:rPr>
        <w:t xml:space="preserve"> HCH in EU project) that allow the evaluation of different solutions to specific problems and building bridges between the wide range of actors and affected countries. The purpose of this meeting will facilitate the exchange of related problems arising from the manufacture of POPs and POPs pesticides and promote international cooperation in finding solutions, experiences and enable transfer of practical solutions and facilitate new initiatives for new partnerships.</w:t>
      </w:r>
    </w:p>
    <w:p w14:paraId="5A5EFF24" w14:textId="77777777" w:rsidR="00AD329A" w:rsidRPr="00073818" w:rsidRDefault="00AD329A" w:rsidP="00AD329A">
      <w:pPr>
        <w:shd w:val="clear" w:color="auto" w:fill="FFFFFF"/>
        <w:spacing w:before="75" w:after="75" w:line="270" w:lineRule="atLeast"/>
        <w:jc w:val="both"/>
        <w:rPr>
          <w:rFonts w:eastAsia="Times New Roman" w:cs="Arial"/>
          <w:i/>
          <w:iCs/>
          <w:color w:val="191919"/>
          <w:lang w:val="en-US" w:eastAsia="en-GB"/>
        </w:rPr>
      </w:pPr>
    </w:p>
    <w:p w14:paraId="096EEA03" w14:textId="7641F63A" w:rsidR="00AD329A" w:rsidRPr="00B323DD" w:rsidRDefault="00AD329A" w:rsidP="00AD329A">
      <w:pPr>
        <w:shd w:val="clear" w:color="auto" w:fill="FFFFFF"/>
        <w:spacing w:after="0" w:line="240" w:lineRule="auto"/>
        <w:jc w:val="both"/>
        <w:outlineLvl w:val="2"/>
        <w:rPr>
          <w:rFonts w:ascii="Verdana" w:eastAsia="Times New Roman" w:hAnsi="Verdana"/>
          <w:b/>
          <w:bCs/>
          <w:color w:val="657A3C"/>
          <w:sz w:val="24"/>
          <w:szCs w:val="24"/>
          <w:lang w:val="en-US" w:eastAsia="en-GB"/>
        </w:rPr>
      </w:pPr>
      <w:r w:rsidRPr="00B323DD">
        <w:rPr>
          <w:rFonts w:ascii="Verdana" w:eastAsia="Times New Roman" w:hAnsi="Verdana"/>
          <w:b/>
          <w:bCs/>
          <w:color w:val="657A3C"/>
          <w:sz w:val="24"/>
          <w:szCs w:val="24"/>
          <w:lang w:val="en-US" w:eastAsia="en-GB"/>
        </w:rPr>
        <w:t>Objectives</w:t>
      </w:r>
    </w:p>
    <w:p w14:paraId="7F143812" w14:textId="77777777" w:rsidR="00AD329A" w:rsidRPr="00073818" w:rsidRDefault="00AD329A" w:rsidP="00AD329A">
      <w:pPr>
        <w:shd w:val="clear" w:color="auto" w:fill="FFFFFF"/>
        <w:spacing w:after="0" w:line="240" w:lineRule="auto"/>
        <w:jc w:val="both"/>
        <w:outlineLvl w:val="3"/>
        <w:rPr>
          <w:b/>
          <w:sz w:val="24"/>
          <w:szCs w:val="24"/>
          <w:lang w:val="en-US"/>
        </w:rPr>
      </w:pPr>
    </w:p>
    <w:p w14:paraId="45B81994" w14:textId="77777777" w:rsidR="00AD329A" w:rsidRPr="00073818" w:rsidRDefault="00AD329A" w:rsidP="00AD329A">
      <w:pPr>
        <w:shd w:val="clear" w:color="auto" w:fill="FFFFFF"/>
        <w:spacing w:after="0" w:line="240" w:lineRule="auto"/>
        <w:jc w:val="both"/>
        <w:outlineLvl w:val="3"/>
        <w:rPr>
          <w:b/>
          <w:sz w:val="24"/>
          <w:szCs w:val="24"/>
          <w:lang w:val="en-US"/>
        </w:rPr>
      </w:pPr>
      <w:r w:rsidRPr="00073818">
        <w:rPr>
          <w:b/>
          <w:sz w:val="24"/>
          <w:szCs w:val="24"/>
          <w:lang w:val="en-US"/>
        </w:rPr>
        <w:t>The Forum objectives are:</w:t>
      </w:r>
    </w:p>
    <w:p w14:paraId="42BA132A" w14:textId="77777777" w:rsidR="00AD329A" w:rsidRPr="00073818" w:rsidRDefault="00AD329A" w:rsidP="00AD329A">
      <w:pPr>
        <w:numPr>
          <w:ilvl w:val="0"/>
          <w:numId w:val="12"/>
        </w:numPr>
        <w:spacing w:after="0" w:line="240" w:lineRule="auto"/>
        <w:ind w:left="273"/>
        <w:jc w:val="both"/>
        <w:textAlignment w:val="baseline"/>
        <w:rPr>
          <w:rFonts w:eastAsia="Times New Roman" w:cs="Helvetica"/>
          <w:sz w:val="24"/>
          <w:szCs w:val="24"/>
          <w:lang w:val="en-US" w:eastAsia="es-ES"/>
        </w:rPr>
      </w:pPr>
      <w:r w:rsidRPr="00073818">
        <w:rPr>
          <w:rFonts w:eastAsia="Times New Roman" w:cs="Helvetica"/>
          <w:sz w:val="24"/>
          <w:szCs w:val="24"/>
          <w:lang w:val="en-US" w:eastAsia="es-ES"/>
        </w:rPr>
        <w:t xml:space="preserve">To review of past and ongoing activities in the field of Lindane productions and related HCH-contamination problems </w:t>
      </w:r>
      <w:commentRangeStart w:id="24"/>
      <w:commentRangeStart w:id="25"/>
      <w:r w:rsidRPr="00073818">
        <w:rPr>
          <w:rFonts w:eastAsia="Times New Roman" w:cs="Helvetica"/>
          <w:sz w:val="24"/>
          <w:szCs w:val="24"/>
          <w:lang w:val="en-US" w:eastAsia="es-ES"/>
        </w:rPr>
        <w:t>globally</w:t>
      </w:r>
      <w:commentRangeEnd w:id="24"/>
      <w:r w:rsidRPr="00073818">
        <w:rPr>
          <w:rStyle w:val="CommentReference"/>
          <w:lang w:val="en-US"/>
        </w:rPr>
        <w:commentReference w:id="24"/>
      </w:r>
      <w:commentRangeEnd w:id="25"/>
      <w:r w:rsidRPr="00073818">
        <w:rPr>
          <w:rStyle w:val="CommentReference"/>
          <w:lang w:val="en-US"/>
        </w:rPr>
        <w:commentReference w:id="25"/>
      </w:r>
      <w:r w:rsidRPr="00073818">
        <w:rPr>
          <w:rFonts w:eastAsia="Times New Roman" w:cs="Helvetica"/>
          <w:sz w:val="24"/>
          <w:szCs w:val="24"/>
          <w:lang w:val="en-US" w:eastAsia="es-ES"/>
        </w:rPr>
        <w:t xml:space="preserve"> with an emphasize on Spain, </w:t>
      </w:r>
      <w:r w:rsidRPr="00073818">
        <w:rPr>
          <w:rFonts w:eastAsia="Times New Roman" w:cs="Helvetica"/>
          <w:sz w:val="24"/>
          <w:szCs w:val="24"/>
          <w:highlight w:val="yellow"/>
          <w:lang w:val="en-US" w:eastAsia="es-ES"/>
        </w:rPr>
        <w:t xml:space="preserve">the </w:t>
      </w:r>
      <w:proofErr w:type="spellStart"/>
      <w:r w:rsidRPr="00073818">
        <w:rPr>
          <w:rFonts w:eastAsia="Times New Roman" w:cs="Helvetica"/>
          <w:sz w:val="24"/>
          <w:szCs w:val="24"/>
          <w:highlight w:val="yellow"/>
          <w:lang w:val="en-US" w:eastAsia="es-ES"/>
        </w:rPr>
        <w:t>Lindanet</w:t>
      </w:r>
      <w:proofErr w:type="spellEnd"/>
      <w:r w:rsidRPr="00073818">
        <w:rPr>
          <w:rFonts w:eastAsia="Times New Roman" w:cs="Helvetica"/>
          <w:sz w:val="24"/>
          <w:szCs w:val="24"/>
          <w:highlight w:val="yellow"/>
          <w:lang w:val="en-US" w:eastAsia="es-ES"/>
        </w:rPr>
        <w:t xml:space="preserve"> regional partners</w:t>
      </w:r>
      <w:r w:rsidRPr="00073818">
        <w:rPr>
          <w:rFonts w:eastAsia="Times New Roman" w:cs="Helvetica"/>
          <w:sz w:val="24"/>
          <w:szCs w:val="24"/>
          <w:lang w:val="en-US" w:eastAsia="es-ES"/>
        </w:rPr>
        <w:t xml:space="preserve"> </w:t>
      </w:r>
      <w:r w:rsidRPr="00073818">
        <w:rPr>
          <w:rFonts w:eastAsia="Times New Roman" w:cs="Helvetica"/>
          <w:sz w:val="24"/>
          <w:szCs w:val="24"/>
          <w:highlight w:val="yellow"/>
          <w:lang w:val="en-US" w:eastAsia="es-ES"/>
        </w:rPr>
        <w:t>(I have included here, do you agree Elena/Alicia?)</w:t>
      </w:r>
      <w:r w:rsidRPr="00073818">
        <w:rPr>
          <w:rFonts w:eastAsia="Times New Roman" w:cs="Helvetica"/>
          <w:sz w:val="24"/>
          <w:szCs w:val="24"/>
          <w:lang w:val="en-US" w:eastAsia="es-ES"/>
        </w:rPr>
        <w:t xml:space="preserve"> and on the European Union. </w:t>
      </w:r>
    </w:p>
    <w:p w14:paraId="777E0846" w14:textId="77777777" w:rsidR="00AD329A" w:rsidRPr="00073818" w:rsidRDefault="00AD329A" w:rsidP="00AD329A">
      <w:pPr>
        <w:numPr>
          <w:ilvl w:val="0"/>
          <w:numId w:val="12"/>
        </w:numPr>
        <w:spacing w:after="0" w:line="240" w:lineRule="auto"/>
        <w:ind w:left="273"/>
        <w:jc w:val="both"/>
        <w:textAlignment w:val="baseline"/>
        <w:rPr>
          <w:rFonts w:eastAsia="Times New Roman" w:cs="Helvetica"/>
          <w:sz w:val="24"/>
          <w:szCs w:val="24"/>
          <w:lang w:val="en-US" w:eastAsia="es-ES"/>
        </w:rPr>
      </w:pPr>
      <w:r w:rsidRPr="00073818">
        <w:rPr>
          <w:rFonts w:eastAsia="Times New Roman" w:cs="Helvetica"/>
          <w:sz w:val="24"/>
          <w:szCs w:val="24"/>
          <w:lang w:val="en-US" w:eastAsia="es-ES"/>
        </w:rPr>
        <w:t>To review of past and ongoing activities in the field of POPs pesticides and other POPs problems in Central European and EECCA Countries and globally and the Effectiveness of the Conventions and chemical pollution problems and consequences of the main environmental problems</w:t>
      </w:r>
    </w:p>
    <w:p w14:paraId="3910535A" w14:textId="77777777" w:rsidR="00AD329A" w:rsidRPr="00073818" w:rsidRDefault="00AD329A" w:rsidP="00AD329A">
      <w:pPr>
        <w:numPr>
          <w:ilvl w:val="0"/>
          <w:numId w:val="12"/>
        </w:numPr>
        <w:spacing w:after="0" w:line="240" w:lineRule="auto"/>
        <w:ind w:left="273"/>
        <w:jc w:val="both"/>
        <w:textAlignment w:val="baseline"/>
        <w:rPr>
          <w:rFonts w:eastAsia="Times New Roman" w:cs="Helvetica"/>
          <w:sz w:val="24"/>
          <w:szCs w:val="24"/>
          <w:lang w:val="en-US" w:eastAsia="es-ES"/>
        </w:rPr>
      </w:pPr>
      <w:r w:rsidRPr="00073818">
        <w:rPr>
          <w:rFonts w:eastAsia="Times New Roman" w:cs="Helvetica"/>
          <w:sz w:val="24"/>
          <w:szCs w:val="24"/>
          <w:lang w:val="en-US" w:eastAsia="es-ES"/>
        </w:rPr>
        <w:t xml:space="preserve">Status of problems and solutions for New Emerging POPs like PFOS/PFOA and other PFAS or HCBD/HCB and related organochlorine solvent legacies. </w:t>
      </w:r>
    </w:p>
    <w:p w14:paraId="425A6927" w14:textId="77777777" w:rsidR="00AD329A" w:rsidRPr="00073818" w:rsidRDefault="00AD329A" w:rsidP="00AD329A">
      <w:pPr>
        <w:numPr>
          <w:ilvl w:val="0"/>
          <w:numId w:val="12"/>
        </w:numPr>
        <w:spacing w:after="0" w:line="240" w:lineRule="auto"/>
        <w:ind w:left="273"/>
        <w:jc w:val="both"/>
        <w:textAlignment w:val="baseline"/>
        <w:rPr>
          <w:rFonts w:eastAsia="Times New Roman" w:cs="Helvetica"/>
          <w:sz w:val="24"/>
          <w:szCs w:val="24"/>
          <w:lang w:val="en-US" w:eastAsia="es-ES"/>
        </w:rPr>
      </w:pPr>
      <w:r w:rsidRPr="00073818">
        <w:rPr>
          <w:rFonts w:eastAsia="Times New Roman" w:cs="Helvetica"/>
          <w:sz w:val="24"/>
          <w:szCs w:val="24"/>
          <w:lang w:val="en-US" w:eastAsia="es-ES"/>
        </w:rPr>
        <w:t xml:space="preserve">Brominated POPs (PBDEs, HBCD, HBB) and SCCPs/chlorinated paraffins and PCBs </w:t>
      </w:r>
      <w:commentRangeStart w:id="26"/>
      <w:r w:rsidRPr="00073818">
        <w:rPr>
          <w:rFonts w:eastAsia="Times New Roman" w:cs="Helvetica"/>
          <w:sz w:val="24"/>
          <w:szCs w:val="24"/>
          <w:lang w:val="en-US" w:eastAsia="es-ES"/>
        </w:rPr>
        <w:t>others</w:t>
      </w:r>
      <w:commentRangeEnd w:id="26"/>
      <w:r w:rsidRPr="00073818">
        <w:rPr>
          <w:rStyle w:val="CommentReference"/>
          <w:lang w:val="en-US"/>
        </w:rPr>
        <w:commentReference w:id="26"/>
      </w:r>
    </w:p>
    <w:p w14:paraId="2180E59F" w14:textId="77777777" w:rsidR="00AD329A" w:rsidRPr="00073818" w:rsidRDefault="00AD329A" w:rsidP="00AD329A">
      <w:pPr>
        <w:numPr>
          <w:ilvl w:val="0"/>
          <w:numId w:val="12"/>
        </w:numPr>
        <w:spacing w:after="0" w:line="240" w:lineRule="auto"/>
        <w:ind w:left="273"/>
        <w:jc w:val="both"/>
        <w:textAlignment w:val="baseline"/>
        <w:rPr>
          <w:rFonts w:eastAsia="Times New Roman" w:cs="Helvetica"/>
          <w:sz w:val="24"/>
          <w:szCs w:val="24"/>
          <w:lang w:val="en-US" w:eastAsia="es-ES"/>
        </w:rPr>
      </w:pPr>
      <w:r w:rsidRPr="00073818">
        <w:rPr>
          <w:rFonts w:eastAsia="Times New Roman" w:cs="Helvetica"/>
          <w:sz w:val="24"/>
          <w:szCs w:val="24"/>
          <w:lang w:val="en-US" w:eastAsia="es-ES"/>
        </w:rPr>
        <w:t>What has been realized from the 1</w:t>
      </w:r>
      <w:r w:rsidRPr="00073818">
        <w:rPr>
          <w:rFonts w:eastAsia="Times New Roman" w:cs="Helvetica"/>
          <w:sz w:val="24"/>
          <w:szCs w:val="24"/>
          <w:vertAlign w:val="superscript"/>
          <w:lang w:val="en-US" w:eastAsia="es-ES"/>
        </w:rPr>
        <w:t>st</w:t>
      </w:r>
      <w:r w:rsidRPr="00073818">
        <w:rPr>
          <w:rFonts w:eastAsia="Times New Roman" w:cs="Helvetica"/>
          <w:sz w:val="24"/>
          <w:szCs w:val="24"/>
          <w:lang w:val="en-US" w:eastAsia="es-ES"/>
        </w:rPr>
        <w:t xml:space="preserve"> Forum in 1992 till today at the 14</w:t>
      </w:r>
      <w:r w:rsidRPr="00073818">
        <w:rPr>
          <w:rFonts w:eastAsia="Times New Roman" w:cs="Helvetica"/>
          <w:sz w:val="24"/>
          <w:szCs w:val="24"/>
          <w:vertAlign w:val="superscript"/>
          <w:lang w:val="en-US" w:eastAsia="es-ES"/>
        </w:rPr>
        <w:t>th</w:t>
      </w:r>
      <w:r w:rsidRPr="00073818">
        <w:rPr>
          <w:rFonts w:eastAsia="Times New Roman" w:cs="Helvetica"/>
          <w:sz w:val="24"/>
          <w:szCs w:val="24"/>
          <w:lang w:val="en-US" w:eastAsia="es-ES"/>
        </w:rPr>
        <w:t xml:space="preserve"> Forum in 2023?</w:t>
      </w:r>
    </w:p>
    <w:p w14:paraId="68F5C02D" w14:textId="77777777" w:rsidR="00AD329A" w:rsidRPr="00073818" w:rsidRDefault="00AD329A" w:rsidP="00AD329A">
      <w:pPr>
        <w:numPr>
          <w:ilvl w:val="0"/>
          <w:numId w:val="12"/>
        </w:numPr>
        <w:spacing w:after="0" w:line="240" w:lineRule="auto"/>
        <w:ind w:left="273"/>
        <w:jc w:val="both"/>
        <w:textAlignment w:val="baseline"/>
        <w:rPr>
          <w:rFonts w:eastAsia="Times New Roman" w:cs="Helvetica"/>
          <w:sz w:val="24"/>
          <w:szCs w:val="24"/>
          <w:lang w:val="en-US" w:eastAsia="es-ES"/>
        </w:rPr>
      </w:pPr>
      <w:r w:rsidRPr="00073818">
        <w:rPr>
          <w:rFonts w:eastAsia="Times New Roman" w:cs="Helvetica"/>
          <w:sz w:val="24"/>
          <w:szCs w:val="24"/>
          <w:lang w:val="en-US" w:eastAsia="es-ES"/>
        </w:rPr>
        <w:t>What is the strategy for the next decennia ?</w:t>
      </w:r>
    </w:p>
    <w:p w14:paraId="36DA8020" w14:textId="77777777" w:rsidR="00AD329A" w:rsidRPr="00073818" w:rsidRDefault="00AD329A" w:rsidP="00AD329A">
      <w:pPr>
        <w:numPr>
          <w:ilvl w:val="0"/>
          <w:numId w:val="12"/>
        </w:numPr>
        <w:spacing w:after="0" w:line="240" w:lineRule="auto"/>
        <w:ind w:left="273"/>
        <w:jc w:val="both"/>
        <w:textAlignment w:val="baseline"/>
        <w:rPr>
          <w:rFonts w:eastAsia="Times New Roman" w:cs="Helvetica"/>
          <w:sz w:val="24"/>
          <w:szCs w:val="24"/>
          <w:lang w:val="en-US" w:eastAsia="es-ES"/>
        </w:rPr>
      </w:pPr>
      <w:r w:rsidRPr="00073818">
        <w:rPr>
          <w:rFonts w:eastAsia="Times New Roman" w:cs="Helvetica"/>
          <w:sz w:val="24"/>
          <w:szCs w:val="24"/>
          <w:lang w:val="en-US" w:eastAsia="es-ES"/>
        </w:rPr>
        <w:t xml:space="preserve">To discuss, based in the example of the strategy developed in the EU financed HCH in EU project, the national and regional strategies, action plans and financial resources for elimination of obsolete and POPs and highly hazardous pesticides (HHPs) – </w:t>
      </w:r>
      <w:r w:rsidRPr="00073818">
        <w:rPr>
          <w:rFonts w:eastAsia="Times New Roman" w:cs="Helvetica"/>
          <w:b/>
          <w:bCs/>
          <w:sz w:val="24"/>
          <w:szCs w:val="24"/>
          <w:lang w:val="en-US" w:eastAsia="es-ES"/>
        </w:rPr>
        <w:t>How to move from discussion to action</w:t>
      </w:r>
      <w:r w:rsidRPr="00073818">
        <w:rPr>
          <w:rFonts w:eastAsia="Times New Roman" w:cs="Helvetica"/>
          <w:sz w:val="24"/>
          <w:szCs w:val="24"/>
          <w:lang w:val="en-US" w:eastAsia="es-ES"/>
        </w:rPr>
        <w:t>.</w:t>
      </w:r>
    </w:p>
    <w:p w14:paraId="7772162D" w14:textId="77777777" w:rsidR="00AD329A" w:rsidRPr="00073818" w:rsidRDefault="00AD329A" w:rsidP="00AD329A">
      <w:pPr>
        <w:numPr>
          <w:ilvl w:val="0"/>
          <w:numId w:val="12"/>
        </w:numPr>
        <w:spacing w:after="0" w:line="240" w:lineRule="auto"/>
        <w:ind w:left="273"/>
        <w:jc w:val="both"/>
        <w:textAlignment w:val="baseline"/>
        <w:rPr>
          <w:rFonts w:eastAsia="Times New Roman" w:cs="Helvetica"/>
          <w:sz w:val="24"/>
          <w:szCs w:val="24"/>
          <w:lang w:val="en-US" w:eastAsia="es-ES"/>
        </w:rPr>
      </w:pPr>
      <w:r w:rsidRPr="00073818">
        <w:rPr>
          <w:rFonts w:eastAsia="Times New Roman" w:cs="Helvetica"/>
          <w:sz w:val="24"/>
          <w:szCs w:val="24"/>
          <w:lang w:val="en-US" w:eastAsia="es-ES"/>
        </w:rPr>
        <w:lastRenderedPageBreak/>
        <w:t>To review and exchange technologies and experiences for inventory, risk assessment, environmental impact assessment of central stores, environmentally sound management, storage, destruction of obsolete pesticides, contaminated soils, and empty containers.</w:t>
      </w:r>
    </w:p>
    <w:p w14:paraId="6EC9B248" w14:textId="77777777" w:rsidR="00AD329A" w:rsidRPr="00073818" w:rsidRDefault="00AD329A" w:rsidP="00AD329A">
      <w:pPr>
        <w:numPr>
          <w:ilvl w:val="0"/>
          <w:numId w:val="12"/>
        </w:numPr>
        <w:spacing w:after="0" w:line="240" w:lineRule="auto"/>
        <w:ind w:left="273"/>
        <w:jc w:val="both"/>
        <w:textAlignment w:val="baseline"/>
        <w:rPr>
          <w:rFonts w:eastAsia="Times New Roman" w:cs="Helvetica"/>
          <w:sz w:val="24"/>
          <w:szCs w:val="24"/>
          <w:lang w:val="en-US" w:eastAsia="es-ES"/>
        </w:rPr>
      </w:pPr>
      <w:r w:rsidRPr="00073818">
        <w:rPr>
          <w:rFonts w:eastAsia="Times New Roman" w:cs="Helvetica"/>
          <w:sz w:val="24"/>
          <w:szCs w:val="24"/>
          <w:lang w:val="en-US" w:eastAsia="es-ES"/>
        </w:rPr>
        <w:t>Awareness raising of the POPs and other HHPs and other POPs problems globally, regionally, nationally, locally.</w:t>
      </w:r>
    </w:p>
    <w:p w14:paraId="4AC970C3" w14:textId="77777777" w:rsidR="00AD329A" w:rsidRPr="00073818" w:rsidRDefault="00AD329A" w:rsidP="00AD329A">
      <w:pPr>
        <w:numPr>
          <w:ilvl w:val="0"/>
          <w:numId w:val="12"/>
        </w:numPr>
        <w:spacing w:after="0" w:line="240" w:lineRule="auto"/>
        <w:ind w:left="273"/>
        <w:jc w:val="both"/>
        <w:textAlignment w:val="baseline"/>
        <w:rPr>
          <w:rFonts w:eastAsia="Times New Roman" w:cs="Helvetica"/>
          <w:sz w:val="24"/>
          <w:szCs w:val="24"/>
          <w:lang w:val="en-US" w:eastAsia="es-ES"/>
        </w:rPr>
      </w:pPr>
      <w:r w:rsidRPr="00073818">
        <w:rPr>
          <w:rFonts w:eastAsia="Times New Roman" w:cs="Helvetica"/>
          <w:sz w:val="24"/>
          <w:szCs w:val="24"/>
          <w:lang w:val="en-US" w:eastAsia="es-ES"/>
        </w:rPr>
        <w:t>Show successful regional and national initiatives, engagement of NGOs and academic institutions.</w:t>
      </w:r>
    </w:p>
    <w:p w14:paraId="2CF7C561" w14:textId="77777777" w:rsidR="00AD329A" w:rsidRPr="00073818" w:rsidRDefault="00AD329A" w:rsidP="00AD329A">
      <w:pPr>
        <w:numPr>
          <w:ilvl w:val="0"/>
          <w:numId w:val="12"/>
        </w:numPr>
        <w:spacing w:after="0" w:line="240" w:lineRule="auto"/>
        <w:ind w:left="273"/>
        <w:jc w:val="both"/>
        <w:textAlignment w:val="baseline"/>
        <w:rPr>
          <w:rFonts w:eastAsia="Times New Roman" w:cs="Helvetica"/>
          <w:sz w:val="24"/>
          <w:szCs w:val="24"/>
          <w:lang w:val="en-US" w:eastAsia="es-ES"/>
        </w:rPr>
      </w:pPr>
      <w:r w:rsidRPr="00073818">
        <w:rPr>
          <w:rFonts w:eastAsia="Times New Roman" w:cs="Helvetica"/>
          <w:sz w:val="24"/>
          <w:szCs w:val="24"/>
          <w:lang w:val="en-US" w:eastAsia="es-ES"/>
        </w:rPr>
        <w:t>To make status of the national legislation over the last decade and the environmental responsibility issues and assess if these developments can be used as example for other countries in the region and elsewhere.</w:t>
      </w:r>
    </w:p>
    <w:p w14:paraId="385BDA3A" w14:textId="77777777" w:rsidR="00AD329A" w:rsidRPr="00073818" w:rsidRDefault="00AD329A" w:rsidP="00AD329A">
      <w:pPr>
        <w:shd w:val="clear" w:color="auto" w:fill="FFFFFF"/>
        <w:spacing w:before="75" w:after="75" w:line="270" w:lineRule="atLeast"/>
        <w:jc w:val="both"/>
        <w:rPr>
          <w:sz w:val="24"/>
          <w:szCs w:val="24"/>
          <w:lang w:val="en-US"/>
        </w:rPr>
      </w:pPr>
    </w:p>
    <w:p w14:paraId="36CFC18E" w14:textId="1F576171" w:rsidR="00AD329A" w:rsidRDefault="00AD329A" w:rsidP="00AD329A">
      <w:pPr>
        <w:shd w:val="clear" w:color="auto" w:fill="FFFFFF"/>
        <w:spacing w:after="0" w:line="240" w:lineRule="auto"/>
        <w:jc w:val="both"/>
        <w:outlineLvl w:val="2"/>
        <w:rPr>
          <w:rFonts w:ascii="Verdana" w:eastAsia="Times New Roman" w:hAnsi="Verdana"/>
          <w:b/>
          <w:bCs/>
          <w:color w:val="657A3C"/>
          <w:sz w:val="24"/>
          <w:szCs w:val="24"/>
          <w:lang w:val="en-US" w:eastAsia="en-GB"/>
        </w:rPr>
      </w:pPr>
      <w:r w:rsidRPr="00B323DD">
        <w:rPr>
          <w:rFonts w:ascii="Verdana" w:eastAsia="Times New Roman" w:hAnsi="Verdana"/>
          <w:b/>
          <w:bCs/>
          <w:color w:val="657A3C"/>
          <w:sz w:val="24"/>
          <w:szCs w:val="24"/>
          <w:lang w:val="en-US" w:eastAsia="en-GB"/>
        </w:rPr>
        <w:t>Approach</w:t>
      </w:r>
    </w:p>
    <w:p w14:paraId="525B9B08" w14:textId="77777777" w:rsidR="00316685" w:rsidRPr="00B323DD" w:rsidRDefault="00316685" w:rsidP="00AD329A">
      <w:pPr>
        <w:shd w:val="clear" w:color="auto" w:fill="FFFFFF"/>
        <w:spacing w:after="0" w:line="240" w:lineRule="auto"/>
        <w:jc w:val="both"/>
        <w:outlineLvl w:val="2"/>
        <w:rPr>
          <w:rFonts w:ascii="Verdana" w:eastAsia="Times New Roman" w:hAnsi="Verdana"/>
          <w:b/>
          <w:bCs/>
          <w:color w:val="657A3C"/>
          <w:sz w:val="24"/>
          <w:szCs w:val="24"/>
          <w:lang w:val="en-US" w:eastAsia="en-GB"/>
        </w:rPr>
      </w:pPr>
    </w:p>
    <w:p w14:paraId="5B41404C" w14:textId="77777777" w:rsidR="00AD329A" w:rsidRPr="00073818" w:rsidRDefault="00AD329A" w:rsidP="00AD329A">
      <w:pPr>
        <w:pStyle w:val="PlainText"/>
        <w:jc w:val="both"/>
        <w:rPr>
          <w:rFonts w:ascii="Calibri" w:hAnsi="Calibri"/>
          <w:sz w:val="24"/>
          <w:szCs w:val="24"/>
          <w:lang w:val="en-US"/>
        </w:rPr>
      </w:pPr>
      <w:r w:rsidRPr="00073818">
        <w:rPr>
          <w:rFonts w:ascii="Calibri" w:hAnsi="Calibri"/>
          <w:sz w:val="24"/>
          <w:szCs w:val="24"/>
          <w:lang w:val="en-US"/>
        </w:rPr>
        <w:t>Advances for the solution of the problem caused by POPs and HHPs and other POPs will only succeed if it is approached from a joint perspective in which technical, political, economic, and social entities collaborate establishing cooperation for mutual benefit.</w:t>
      </w:r>
    </w:p>
    <w:p w14:paraId="714C8A09" w14:textId="77777777" w:rsidR="00AD329A" w:rsidRPr="00073818" w:rsidRDefault="00AD329A" w:rsidP="00AD329A">
      <w:pPr>
        <w:pStyle w:val="PlainText"/>
        <w:jc w:val="both"/>
        <w:rPr>
          <w:rFonts w:ascii="Calibri" w:hAnsi="Calibri"/>
          <w:sz w:val="24"/>
          <w:szCs w:val="24"/>
          <w:lang w:val="en-US"/>
        </w:rPr>
      </w:pPr>
    </w:p>
    <w:p w14:paraId="205860BA" w14:textId="77777777" w:rsidR="00AD329A" w:rsidRPr="00073818" w:rsidRDefault="00AD329A" w:rsidP="00AD329A">
      <w:pPr>
        <w:pStyle w:val="PlainText"/>
        <w:jc w:val="both"/>
        <w:rPr>
          <w:rFonts w:ascii="Calibri" w:hAnsi="Calibri"/>
          <w:sz w:val="24"/>
          <w:szCs w:val="24"/>
          <w:lang w:val="en-US"/>
        </w:rPr>
      </w:pPr>
      <w:r w:rsidRPr="00073818">
        <w:rPr>
          <w:rFonts w:ascii="Calibri" w:hAnsi="Calibri"/>
          <w:sz w:val="24"/>
          <w:szCs w:val="24"/>
          <w:lang w:val="en-US"/>
        </w:rPr>
        <w:t>The aim of the forum is to provide support to achieve political commitments which go to the European regional sphere, facilitating knowledge transfer, resource optimization and utilization of available technologies, all with the aim of achieving specific goals.</w:t>
      </w:r>
    </w:p>
    <w:p w14:paraId="798370F2" w14:textId="77777777" w:rsidR="00AD329A" w:rsidRPr="00073818" w:rsidRDefault="00AD329A" w:rsidP="00AD329A">
      <w:pPr>
        <w:pStyle w:val="PlainText"/>
        <w:jc w:val="both"/>
        <w:rPr>
          <w:rFonts w:ascii="Calibri" w:hAnsi="Calibri"/>
          <w:sz w:val="24"/>
          <w:szCs w:val="24"/>
          <w:lang w:val="en-US"/>
        </w:rPr>
      </w:pPr>
      <w:r w:rsidRPr="00073818">
        <w:rPr>
          <w:rFonts w:ascii="Calibri" w:hAnsi="Calibri"/>
          <w:sz w:val="24"/>
          <w:szCs w:val="24"/>
          <w:lang w:val="en-US"/>
        </w:rPr>
        <w:t xml:space="preserve">The preliminary </w:t>
      </w:r>
      <w:proofErr w:type="spellStart"/>
      <w:r w:rsidRPr="00073818">
        <w:rPr>
          <w:rFonts w:ascii="Calibri" w:hAnsi="Calibri"/>
          <w:sz w:val="24"/>
          <w:szCs w:val="24"/>
          <w:lang w:val="en-US"/>
        </w:rPr>
        <w:t>programme</w:t>
      </w:r>
      <w:proofErr w:type="spellEnd"/>
      <w:r w:rsidRPr="00073818">
        <w:rPr>
          <w:rFonts w:ascii="Calibri" w:hAnsi="Calibri"/>
          <w:sz w:val="24"/>
          <w:szCs w:val="24"/>
          <w:lang w:val="en-US"/>
        </w:rPr>
        <w:t xml:space="preserve"> of the 14</w:t>
      </w:r>
      <w:r w:rsidRPr="00073818">
        <w:rPr>
          <w:rFonts w:ascii="Calibri" w:hAnsi="Calibri"/>
          <w:sz w:val="24"/>
          <w:szCs w:val="24"/>
          <w:vertAlign w:val="superscript"/>
          <w:lang w:val="en-US"/>
        </w:rPr>
        <w:t>th</w:t>
      </w:r>
      <w:r w:rsidRPr="00073818">
        <w:rPr>
          <w:rFonts w:ascii="Calibri" w:hAnsi="Calibri"/>
          <w:sz w:val="24"/>
          <w:szCs w:val="24"/>
          <w:lang w:val="en-US"/>
        </w:rPr>
        <w:t xml:space="preserve"> Forum includes three days discussions and a one-day field trip on February, the 24</w:t>
      </w:r>
      <w:r w:rsidRPr="00073818">
        <w:rPr>
          <w:rFonts w:ascii="Calibri" w:hAnsi="Calibri"/>
          <w:sz w:val="24"/>
          <w:szCs w:val="24"/>
          <w:vertAlign w:val="superscript"/>
          <w:lang w:val="en-US"/>
        </w:rPr>
        <w:t>th</w:t>
      </w:r>
      <w:r w:rsidRPr="00073818">
        <w:rPr>
          <w:rFonts w:ascii="Calibri" w:hAnsi="Calibri"/>
          <w:sz w:val="24"/>
          <w:szCs w:val="24"/>
          <w:lang w:val="en-US"/>
        </w:rPr>
        <w:t>.</w:t>
      </w:r>
    </w:p>
    <w:p w14:paraId="4C3A2882" w14:textId="77777777" w:rsidR="00AD329A" w:rsidRPr="00073818" w:rsidRDefault="00AD329A" w:rsidP="00AD329A">
      <w:pPr>
        <w:pStyle w:val="PlainText"/>
        <w:jc w:val="both"/>
        <w:rPr>
          <w:rFonts w:ascii="Calibri" w:hAnsi="Calibri"/>
          <w:sz w:val="24"/>
          <w:szCs w:val="24"/>
          <w:lang w:val="en-US"/>
        </w:rPr>
        <w:sectPr w:rsidR="00AD329A" w:rsidRPr="00073818" w:rsidSect="00073818">
          <w:headerReference w:type="default" r:id="rId11"/>
          <w:footerReference w:type="default" r:id="rId12"/>
          <w:pgSz w:w="11906" w:h="16838"/>
          <w:pgMar w:top="1701" w:right="707" w:bottom="1701" w:left="1134" w:header="442" w:footer="709" w:gutter="0"/>
          <w:pgBorders w:offsetFrom="page">
            <w:bottom w:val="single" w:sz="4" w:space="24" w:color="FFFFFF"/>
          </w:pgBorders>
          <w:cols w:space="708"/>
          <w:docGrid w:linePitch="360"/>
        </w:sectPr>
      </w:pPr>
    </w:p>
    <w:p w14:paraId="3E1B9637" w14:textId="77777777" w:rsidR="00AD329A" w:rsidRPr="00073818" w:rsidRDefault="00AD329A" w:rsidP="00AD329A">
      <w:pPr>
        <w:shd w:val="clear" w:color="auto" w:fill="FFFFFF"/>
        <w:spacing w:before="75" w:after="75" w:line="270" w:lineRule="atLeast"/>
        <w:jc w:val="both"/>
        <w:rPr>
          <w:rFonts w:asciiTheme="minorHAnsi" w:eastAsia="Times New Roman" w:hAnsiTheme="minorHAnsi" w:cs="Arial"/>
          <w:color w:val="191919"/>
          <w:sz w:val="24"/>
          <w:szCs w:val="24"/>
          <w:lang w:val="en-US" w:eastAsia="en-GB"/>
        </w:rPr>
      </w:pPr>
    </w:p>
    <w:tbl>
      <w:tblPr>
        <w:tblW w:w="0" w:type="auto"/>
        <w:tblLook w:val="04A0" w:firstRow="1" w:lastRow="0" w:firstColumn="1" w:lastColumn="0" w:noHBand="0" w:noVBand="1"/>
      </w:tblPr>
      <w:tblGrid>
        <w:gridCol w:w="4927"/>
        <w:gridCol w:w="4927"/>
      </w:tblGrid>
      <w:tr w:rsidR="00AD329A" w:rsidRPr="00B323DD" w14:paraId="0540ED26" w14:textId="77777777" w:rsidTr="00B323DD">
        <w:tc>
          <w:tcPr>
            <w:tcW w:w="4927" w:type="dxa"/>
            <w:shd w:val="clear" w:color="auto" w:fill="auto"/>
            <w:vAlign w:val="center"/>
          </w:tcPr>
          <w:p w14:paraId="0D3782C2" w14:textId="41DD9AE6" w:rsidR="00D95144" w:rsidRPr="00B323DD" w:rsidRDefault="00AD329A" w:rsidP="00B323DD">
            <w:pPr>
              <w:shd w:val="clear" w:color="auto" w:fill="FFFFFF"/>
              <w:spacing w:after="0" w:line="240" w:lineRule="auto"/>
              <w:jc w:val="both"/>
              <w:outlineLvl w:val="2"/>
              <w:rPr>
                <w:rFonts w:ascii="Verdana" w:eastAsia="Times New Roman" w:hAnsi="Verdana"/>
                <w:b/>
                <w:bCs/>
                <w:color w:val="657A3C"/>
                <w:sz w:val="24"/>
                <w:szCs w:val="24"/>
                <w:lang w:val="en-US" w:eastAsia="en-GB"/>
              </w:rPr>
            </w:pPr>
            <w:bookmarkStart w:id="30" w:name="_Hlk103167031"/>
            <w:r w:rsidRPr="00B323DD">
              <w:rPr>
                <w:rFonts w:ascii="Verdana" w:eastAsia="Times New Roman" w:hAnsi="Verdana"/>
                <w:b/>
                <w:bCs/>
                <w:color w:val="657A3C"/>
                <w:sz w:val="24"/>
                <w:szCs w:val="24"/>
                <w:lang w:val="en-US" w:eastAsia="en-GB"/>
              </w:rPr>
              <w:t>Scientific and Program</w:t>
            </w:r>
          </w:p>
          <w:p w14:paraId="66DEC615" w14:textId="77777777" w:rsidR="00AD329A" w:rsidRPr="00B323DD" w:rsidRDefault="00AD329A" w:rsidP="00B323DD">
            <w:pPr>
              <w:shd w:val="clear" w:color="auto" w:fill="FFFFFF"/>
              <w:spacing w:after="0" w:line="240" w:lineRule="auto"/>
              <w:jc w:val="both"/>
              <w:outlineLvl w:val="2"/>
              <w:rPr>
                <w:rFonts w:ascii="Verdana" w:eastAsia="Times New Roman" w:hAnsi="Verdana"/>
                <w:b/>
                <w:bCs/>
                <w:color w:val="657A3C"/>
                <w:sz w:val="24"/>
                <w:szCs w:val="24"/>
                <w:lang w:val="en-US" w:eastAsia="en-GB"/>
              </w:rPr>
            </w:pPr>
            <w:r w:rsidRPr="00B323DD">
              <w:rPr>
                <w:rFonts w:ascii="Verdana" w:eastAsia="Times New Roman" w:hAnsi="Verdana"/>
                <w:b/>
                <w:bCs/>
                <w:color w:val="657A3C"/>
                <w:sz w:val="24"/>
                <w:szCs w:val="24"/>
                <w:lang w:val="en-US" w:eastAsia="en-GB"/>
              </w:rPr>
              <w:t>Committee:</w:t>
            </w:r>
            <w:bookmarkEnd w:id="30"/>
          </w:p>
          <w:p w14:paraId="435E8EB4" w14:textId="715BB940" w:rsidR="00D95144" w:rsidRPr="00B323DD" w:rsidRDefault="00D95144" w:rsidP="00B323DD">
            <w:pPr>
              <w:shd w:val="clear" w:color="auto" w:fill="FFFFFF"/>
              <w:spacing w:after="0" w:line="240" w:lineRule="auto"/>
              <w:jc w:val="both"/>
              <w:outlineLvl w:val="2"/>
              <w:rPr>
                <w:rFonts w:ascii="Verdana" w:eastAsia="Times New Roman" w:hAnsi="Verdana"/>
                <w:b/>
                <w:bCs/>
                <w:color w:val="657A3C"/>
                <w:sz w:val="24"/>
                <w:szCs w:val="24"/>
                <w:lang w:val="en-US" w:eastAsia="en-GB"/>
              </w:rPr>
            </w:pPr>
          </w:p>
        </w:tc>
        <w:tc>
          <w:tcPr>
            <w:tcW w:w="4927" w:type="dxa"/>
            <w:shd w:val="clear" w:color="auto" w:fill="auto"/>
          </w:tcPr>
          <w:p w14:paraId="1D955740" w14:textId="3672E8DA" w:rsidR="00D95144" w:rsidRPr="00B323DD" w:rsidRDefault="00AD329A" w:rsidP="00B323DD">
            <w:pPr>
              <w:shd w:val="clear" w:color="auto" w:fill="FFFFFF"/>
              <w:spacing w:after="0" w:line="240" w:lineRule="auto"/>
              <w:jc w:val="both"/>
              <w:outlineLvl w:val="2"/>
              <w:rPr>
                <w:rFonts w:ascii="Verdana" w:eastAsia="Times New Roman" w:hAnsi="Verdana"/>
                <w:b/>
                <w:bCs/>
                <w:color w:val="657A3C"/>
                <w:sz w:val="24"/>
                <w:szCs w:val="24"/>
                <w:lang w:val="en-US" w:eastAsia="en-GB"/>
              </w:rPr>
            </w:pPr>
            <w:r w:rsidRPr="00B323DD">
              <w:rPr>
                <w:rFonts w:ascii="Verdana" w:eastAsia="Times New Roman" w:hAnsi="Verdana"/>
                <w:b/>
                <w:bCs/>
                <w:color w:val="657A3C"/>
                <w:sz w:val="24"/>
                <w:szCs w:val="24"/>
                <w:lang w:val="en-US" w:eastAsia="en-GB"/>
              </w:rPr>
              <w:t>Organization Committee:</w:t>
            </w:r>
          </w:p>
        </w:tc>
      </w:tr>
      <w:tr w:rsidR="00AD329A" w:rsidRPr="00073818" w14:paraId="63B5D25D" w14:textId="77777777" w:rsidTr="0070560A">
        <w:trPr>
          <w:trHeight w:val="80"/>
        </w:trPr>
        <w:tc>
          <w:tcPr>
            <w:tcW w:w="4927" w:type="dxa"/>
            <w:shd w:val="clear" w:color="auto" w:fill="auto"/>
          </w:tcPr>
          <w:p w14:paraId="4DB1ADB7" w14:textId="31F9AE3D" w:rsidR="00262EFF" w:rsidRPr="00262EFF" w:rsidRDefault="00262EFF" w:rsidP="00505FA0">
            <w:pPr>
              <w:spacing w:after="0" w:line="270" w:lineRule="atLeast"/>
              <w:jc w:val="both"/>
              <w:rPr>
                <w:rFonts w:eastAsia="Times New Roman" w:cs="Arial"/>
                <w:color w:val="000000"/>
                <w:lang w:val="en-US" w:eastAsia="en-GB"/>
              </w:rPr>
            </w:pPr>
            <w:r w:rsidRPr="00073818">
              <w:rPr>
                <w:rFonts w:eastAsia="Times New Roman" w:cs="Arial"/>
                <w:color w:val="000000"/>
                <w:lang w:val="en-US" w:eastAsia="en-GB"/>
              </w:rPr>
              <w:t>M.Sc. John Vijgen (Chair)</w:t>
            </w:r>
          </w:p>
          <w:p w14:paraId="26D67571" w14:textId="5165E93D" w:rsidR="00AD329A" w:rsidRPr="00073818" w:rsidRDefault="00AD329A" w:rsidP="00505FA0">
            <w:pPr>
              <w:spacing w:after="0" w:line="270" w:lineRule="atLeast"/>
              <w:jc w:val="both"/>
              <w:rPr>
                <w:rFonts w:eastAsia="Times New Roman" w:cs="Arial"/>
                <w:color w:val="000000"/>
                <w:lang w:val="en-US" w:eastAsia="en-GB"/>
              </w:rPr>
            </w:pPr>
            <w:r w:rsidRPr="00073818">
              <w:rPr>
                <w:rFonts w:eastAsia="Times New Roman" w:cs="Arial"/>
                <w:color w:val="000000"/>
                <w:highlight w:val="yellow"/>
                <w:lang w:val="en-US" w:eastAsia="en-GB"/>
              </w:rPr>
              <w:t>Asst. Prof</w:t>
            </w:r>
            <w:r w:rsidRPr="00073818">
              <w:rPr>
                <w:rFonts w:eastAsia="Times New Roman" w:cs="Arial"/>
                <w:color w:val="000000"/>
                <w:lang w:val="en-US" w:eastAsia="en-GB"/>
              </w:rPr>
              <w:t xml:space="preserve">. </w:t>
            </w:r>
            <w:proofErr w:type="spellStart"/>
            <w:r w:rsidRPr="00073818">
              <w:rPr>
                <w:rFonts w:eastAsia="Times New Roman" w:cs="Arial"/>
                <w:color w:val="000000"/>
                <w:lang w:val="en-US" w:eastAsia="en-GB"/>
              </w:rPr>
              <w:t>Gulchohra</w:t>
            </w:r>
            <w:proofErr w:type="spellEnd"/>
            <w:r w:rsidRPr="00073818">
              <w:rPr>
                <w:rFonts w:eastAsia="Times New Roman" w:cs="Arial"/>
                <w:color w:val="000000"/>
                <w:lang w:val="en-US" w:eastAsia="en-GB"/>
              </w:rPr>
              <w:t xml:space="preserve"> </w:t>
            </w:r>
            <w:proofErr w:type="spellStart"/>
            <w:r w:rsidRPr="00073818">
              <w:rPr>
                <w:rFonts w:eastAsia="Times New Roman" w:cs="Arial"/>
                <w:color w:val="000000"/>
                <w:lang w:val="en-US" w:eastAsia="en-GB"/>
              </w:rPr>
              <w:t>Aliyeva</w:t>
            </w:r>
            <w:proofErr w:type="spellEnd"/>
            <w:r w:rsidRPr="00073818">
              <w:rPr>
                <w:rFonts w:eastAsia="Times New Roman" w:cs="Arial"/>
                <w:color w:val="000000"/>
                <w:lang w:val="en-US" w:eastAsia="en-GB"/>
              </w:rPr>
              <w:t xml:space="preserve"> </w:t>
            </w:r>
          </w:p>
          <w:p w14:paraId="0C643118" w14:textId="77777777" w:rsidR="00AD329A" w:rsidRPr="00073818" w:rsidRDefault="00AD329A" w:rsidP="00505FA0">
            <w:pPr>
              <w:spacing w:after="0" w:line="270" w:lineRule="atLeast"/>
              <w:jc w:val="both"/>
              <w:rPr>
                <w:rFonts w:eastAsia="Times New Roman" w:cs="Arial"/>
                <w:color w:val="000000"/>
                <w:lang w:val="en-US" w:eastAsia="en-GB"/>
              </w:rPr>
            </w:pPr>
            <w:r w:rsidRPr="00262EFF">
              <w:rPr>
                <w:rFonts w:eastAsia="Times New Roman" w:cs="Arial"/>
                <w:color w:val="000000"/>
                <w:highlight w:val="green"/>
                <w:lang w:val="en-US" w:eastAsia="en-GB"/>
              </w:rPr>
              <w:t>M.Sc. Bram de Borst</w:t>
            </w:r>
          </w:p>
          <w:p w14:paraId="7ABC0C4E" w14:textId="77777777" w:rsidR="00AD329A" w:rsidRPr="00073818" w:rsidRDefault="00AD329A" w:rsidP="00505FA0">
            <w:pPr>
              <w:spacing w:after="0" w:line="270" w:lineRule="atLeast"/>
              <w:jc w:val="both"/>
              <w:rPr>
                <w:rFonts w:eastAsia="Times New Roman" w:cs="Arial"/>
                <w:color w:val="000000"/>
                <w:lang w:val="en-US" w:eastAsia="en-GB"/>
              </w:rPr>
            </w:pPr>
            <w:r w:rsidRPr="00262EFF">
              <w:rPr>
                <w:rFonts w:eastAsia="Times New Roman" w:cs="Arial"/>
                <w:color w:val="000000"/>
                <w:highlight w:val="green"/>
                <w:lang w:val="en-US" w:eastAsia="en-GB"/>
              </w:rPr>
              <w:t xml:space="preserve">Jesús Fernández </w:t>
            </w:r>
            <w:proofErr w:type="spellStart"/>
            <w:r w:rsidRPr="00262EFF">
              <w:rPr>
                <w:rFonts w:eastAsia="Times New Roman" w:cs="Arial"/>
                <w:color w:val="000000"/>
                <w:highlight w:val="green"/>
                <w:lang w:val="en-US" w:eastAsia="en-GB"/>
              </w:rPr>
              <w:t>Cascán</w:t>
            </w:r>
            <w:proofErr w:type="spellEnd"/>
          </w:p>
          <w:p w14:paraId="1B30FB15" w14:textId="77777777" w:rsidR="00AD329A" w:rsidRPr="00073818" w:rsidRDefault="00AD329A" w:rsidP="00505FA0">
            <w:pPr>
              <w:spacing w:after="0" w:line="270" w:lineRule="atLeast"/>
              <w:jc w:val="both"/>
              <w:rPr>
                <w:rFonts w:eastAsia="Times New Roman" w:cs="Arial"/>
                <w:color w:val="000000"/>
                <w:lang w:val="en-US" w:eastAsia="en-GB"/>
              </w:rPr>
            </w:pPr>
            <w:proofErr w:type="spellStart"/>
            <w:r w:rsidRPr="00073818">
              <w:rPr>
                <w:rFonts w:eastAsia="Times New Roman" w:cs="Arial"/>
                <w:color w:val="000000"/>
                <w:lang w:val="en-US" w:eastAsia="en-GB"/>
              </w:rPr>
              <w:t>Yeneneh</w:t>
            </w:r>
            <w:proofErr w:type="spellEnd"/>
            <w:r w:rsidRPr="00073818">
              <w:rPr>
                <w:rFonts w:eastAsia="Times New Roman" w:cs="Arial"/>
                <w:color w:val="000000"/>
                <w:lang w:val="en-US" w:eastAsia="en-GB"/>
              </w:rPr>
              <w:t xml:space="preserve"> T. </w:t>
            </w:r>
            <w:proofErr w:type="spellStart"/>
            <w:r w:rsidRPr="00073818">
              <w:rPr>
                <w:rFonts w:eastAsia="Times New Roman" w:cs="Arial"/>
                <w:color w:val="000000"/>
                <w:lang w:val="en-US" w:eastAsia="en-GB"/>
              </w:rPr>
              <w:t>Belayneh</w:t>
            </w:r>
            <w:proofErr w:type="spellEnd"/>
            <w:r w:rsidRPr="00073818">
              <w:rPr>
                <w:rFonts w:eastAsia="Times New Roman" w:cs="Arial"/>
                <w:color w:val="000000"/>
                <w:lang w:val="en-US" w:eastAsia="en-GB"/>
              </w:rPr>
              <w:t xml:space="preserve"> </w:t>
            </w:r>
          </w:p>
          <w:p w14:paraId="411D1A16" w14:textId="77777777" w:rsidR="00AD329A" w:rsidRPr="00073818" w:rsidRDefault="00AD329A" w:rsidP="00505FA0">
            <w:pPr>
              <w:spacing w:after="0" w:line="270" w:lineRule="atLeast"/>
              <w:jc w:val="both"/>
              <w:rPr>
                <w:rFonts w:eastAsia="Times New Roman" w:cs="Arial"/>
                <w:color w:val="000000"/>
                <w:lang w:val="en-US" w:eastAsia="en-GB"/>
              </w:rPr>
            </w:pPr>
            <w:r w:rsidRPr="00073818">
              <w:rPr>
                <w:rFonts w:eastAsia="Times New Roman" w:cs="Arial"/>
                <w:color w:val="000000"/>
                <w:highlight w:val="yellow"/>
                <w:lang w:val="en-US" w:eastAsia="en-GB"/>
              </w:rPr>
              <w:t>MSc. Mark Davis</w:t>
            </w:r>
          </w:p>
          <w:p w14:paraId="147EA672" w14:textId="77777777" w:rsidR="00AD329A" w:rsidRPr="00073818" w:rsidRDefault="00AD329A" w:rsidP="00505FA0">
            <w:pPr>
              <w:spacing w:after="0" w:line="270" w:lineRule="atLeast"/>
              <w:jc w:val="both"/>
              <w:rPr>
                <w:rFonts w:eastAsia="Times New Roman" w:cs="Arial"/>
                <w:color w:val="000000"/>
                <w:lang w:val="en-US" w:eastAsia="en-GB"/>
              </w:rPr>
            </w:pPr>
            <w:r w:rsidRPr="00262EFF">
              <w:rPr>
                <w:rFonts w:eastAsia="Times New Roman" w:cs="Arial"/>
                <w:color w:val="000000"/>
                <w:highlight w:val="green"/>
                <w:lang w:val="en-US" w:eastAsia="en-GB"/>
              </w:rPr>
              <w:t xml:space="preserve">MSc. </w:t>
            </w:r>
            <w:proofErr w:type="spellStart"/>
            <w:r w:rsidRPr="00262EFF">
              <w:rPr>
                <w:rFonts w:eastAsia="Times New Roman" w:cs="Arial"/>
                <w:color w:val="000000"/>
                <w:highlight w:val="green"/>
                <w:lang w:val="en-US" w:eastAsia="en-GB"/>
              </w:rPr>
              <w:t>Boudewijn</w:t>
            </w:r>
            <w:proofErr w:type="spellEnd"/>
            <w:r w:rsidRPr="00262EFF">
              <w:rPr>
                <w:rFonts w:eastAsia="Times New Roman" w:cs="Arial"/>
                <w:color w:val="000000"/>
                <w:highlight w:val="green"/>
                <w:lang w:val="en-US" w:eastAsia="en-GB"/>
              </w:rPr>
              <w:t xml:space="preserve"> </w:t>
            </w:r>
            <w:proofErr w:type="spellStart"/>
            <w:r w:rsidRPr="00262EFF">
              <w:rPr>
                <w:rFonts w:eastAsia="Times New Roman" w:cs="Arial"/>
                <w:color w:val="000000"/>
                <w:highlight w:val="green"/>
                <w:lang w:val="en-US" w:eastAsia="en-GB"/>
              </w:rPr>
              <w:t>Fokke</w:t>
            </w:r>
            <w:proofErr w:type="spellEnd"/>
          </w:p>
          <w:p w14:paraId="59C41ED5" w14:textId="77777777" w:rsidR="00AD329A" w:rsidRPr="00073818" w:rsidRDefault="00AD329A" w:rsidP="00505FA0">
            <w:pPr>
              <w:spacing w:after="0" w:line="270" w:lineRule="atLeast"/>
              <w:jc w:val="both"/>
              <w:rPr>
                <w:rFonts w:eastAsia="Times New Roman" w:cs="Arial"/>
                <w:color w:val="000000"/>
                <w:lang w:val="en-US" w:eastAsia="en-GB"/>
              </w:rPr>
            </w:pPr>
            <w:r w:rsidRPr="00073818">
              <w:rPr>
                <w:rFonts w:eastAsia="Times New Roman" w:cs="Arial"/>
                <w:color w:val="000000"/>
                <w:lang w:val="en-US" w:eastAsia="en-GB"/>
              </w:rPr>
              <w:t xml:space="preserve">Prof. Dr. Ivan </w:t>
            </w:r>
            <w:proofErr w:type="spellStart"/>
            <w:r w:rsidRPr="00073818">
              <w:rPr>
                <w:rFonts w:eastAsia="Times New Roman" w:cs="Arial"/>
                <w:color w:val="000000"/>
                <w:lang w:val="en-US" w:eastAsia="en-GB"/>
              </w:rPr>
              <w:t>Holoubek</w:t>
            </w:r>
            <w:proofErr w:type="spellEnd"/>
          </w:p>
          <w:p w14:paraId="53DFACCA" w14:textId="77777777" w:rsidR="00AD329A" w:rsidRPr="00073818" w:rsidRDefault="00AD329A" w:rsidP="00505FA0">
            <w:pPr>
              <w:spacing w:after="0" w:line="270" w:lineRule="atLeast"/>
              <w:jc w:val="both"/>
              <w:rPr>
                <w:rFonts w:eastAsia="Times New Roman" w:cs="Arial"/>
                <w:color w:val="000000"/>
                <w:lang w:val="en-US" w:eastAsia="en-GB"/>
              </w:rPr>
            </w:pPr>
            <w:r w:rsidRPr="00262EFF">
              <w:rPr>
                <w:rFonts w:eastAsia="Times New Roman" w:cs="Arial"/>
                <w:color w:val="000000"/>
                <w:highlight w:val="green"/>
                <w:lang w:val="en-US" w:eastAsia="en-GB"/>
              </w:rPr>
              <w:t xml:space="preserve">Dirk Jan </w:t>
            </w:r>
            <w:proofErr w:type="spellStart"/>
            <w:r w:rsidRPr="00262EFF">
              <w:rPr>
                <w:rFonts w:eastAsia="Times New Roman" w:cs="Arial"/>
                <w:color w:val="000000"/>
                <w:highlight w:val="green"/>
                <w:lang w:val="en-US" w:eastAsia="en-GB"/>
              </w:rPr>
              <w:t>Hoogendoorn</w:t>
            </w:r>
            <w:proofErr w:type="spellEnd"/>
          </w:p>
          <w:p w14:paraId="46F4B24D" w14:textId="77777777" w:rsidR="00AD329A" w:rsidRPr="00073818" w:rsidRDefault="00AD329A" w:rsidP="00505FA0">
            <w:pPr>
              <w:spacing w:after="0" w:line="270" w:lineRule="atLeast"/>
              <w:jc w:val="both"/>
              <w:rPr>
                <w:rFonts w:eastAsia="Times New Roman" w:cs="Arial"/>
                <w:color w:val="000000"/>
                <w:lang w:val="en-US" w:eastAsia="en-GB"/>
              </w:rPr>
            </w:pPr>
            <w:r w:rsidRPr="00262EFF">
              <w:rPr>
                <w:rFonts w:eastAsia="Times New Roman" w:cs="Arial"/>
                <w:color w:val="000000"/>
                <w:highlight w:val="green"/>
                <w:lang w:val="en-US" w:eastAsia="en-GB"/>
              </w:rPr>
              <w:t xml:space="preserve">Prof. Maurice </w:t>
            </w:r>
            <w:proofErr w:type="spellStart"/>
            <w:r w:rsidRPr="00262EFF">
              <w:rPr>
                <w:rFonts w:eastAsia="Times New Roman" w:cs="Arial"/>
                <w:color w:val="000000"/>
                <w:highlight w:val="green"/>
                <w:lang w:val="en-US" w:eastAsia="en-GB"/>
              </w:rPr>
              <w:t>Jutz</w:t>
            </w:r>
            <w:proofErr w:type="spellEnd"/>
          </w:p>
          <w:p w14:paraId="3469038C" w14:textId="77777777" w:rsidR="00AD329A" w:rsidRPr="00073818" w:rsidRDefault="00AD329A" w:rsidP="00505FA0">
            <w:pPr>
              <w:spacing w:after="0" w:line="270" w:lineRule="atLeast"/>
              <w:jc w:val="both"/>
              <w:rPr>
                <w:rFonts w:eastAsia="Times New Roman" w:cs="Arial"/>
                <w:color w:val="000000"/>
                <w:lang w:val="en-US" w:eastAsia="en-GB"/>
              </w:rPr>
            </w:pPr>
            <w:r w:rsidRPr="00262EFF">
              <w:rPr>
                <w:rFonts w:eastAsia="Times New Roman" w:cs="Arial"/>
                <w:color w:val="000000"/>
                <w:highlight w:val="green"/>
                <w:lang w:val="en-US" w:eastAsia="en-GB"/>
              </w:rPr>
              <w:t xml:space="preserve">Prof. Walter </w:t>
            </w:r>
            <w:proofErr w:type="spellStart"/>
            <w:r w:rsidRPr="00262EFF">
              <w:rPr>
                <w:rFonts w:eastAsia="Times New Roman" w:cs="Arial"/>
                <w:color w:val="000000"/>
                <w:highlight w:val="green"/>
                <w:lang w:val="en-US" w:eastAsia="en-GB"/>
              </w:rPr>
              <w:t>Lichtensteiger</w:t>
            </w:r>
            <w:proofErr w:type="spellEnd"/>
          </w:p>
          <w:p w14:paraId="3BB9E7F4" w14:textId="64AF024D" w:rsidR="00AD329A" w:rsidRPr="00073818" w:rsidRDefault="00AD329A" w:rsidP="00505FA0">
            <w:pPr>
              <w:spacing w:after="0" w:line="270" w:lineRule="atLeast"/>
              <w:jc w:val="both"/>
              <w:rPr>
                <w:rFonts w:eastAsia="Times New Roman" w:cs="Arial"/>
                <w:color w:val="000000"/>
                <w:lang w:val="en-US" w:eastAsia="en-GB"/>
              </w:rPr>
            </w:pPr>
            <w:r w:rsidRPr="00262EFF">
              <w:rPr>
                <w:rFonts w:eastAsia="Times New Roman" w:cs="Arial"/>
                <w:color w:val="000000"/>
                <w:highlight w:val="green"/>
                <w:lang w:val="en-US" w:eastAsia="en-GB"/>
              </w:rPr>
              <w:t>Nick Morgan</w:t>
            </w:r>
            <w:r w:rsidR="00262EFF" w:rsidRPr="00262EFF">
              <w:rPr>
                <w:rFonts w:eastAsia="Times New Roman" w:cs="Arial"/>
                <w:color w:val="000000"/>
                <w:highlight w:val="green"/>
                <w:lang w:val="en-US" w:eastAsia="en-GB"/>
              </w:rPr>
              <w:t xml:space="preserve"> </w:t>
            </w:r>
          </w:p>
          <w:p w14:paraId="66044A2A" w14:textId="28EC0379" w:rsidR="00AD329A" w:rsidRPr="00073818" w:rsidRDefault="00AD329A" w:rsidP="00505FA0">
            <w:pPr>
              <w:spacing w:after="0" w:line="270" w:lineRule="atLeast"/>
              <w:jc w:val="both"/>
              <w:rPr>
                <w:rFonts w:eastAsia="Times New Roman" w:cs="Arial"/>
                <w:color w:val="000000"/>
                <w:lang w:val="en-US" w:eastAsia="en-GB"/>
              </w:rPr>
            </w:pPr>
            <w:r w:rsidRPr="00073818">
              <w:rPr>
                <w:rFonts w:eastAsia="Times New Roman" w:cs="Arial"/>
                <w:color w:val="000000"/>
                <w:lang w:val="en-US" w:eastAsia="en-GB"/>
              </w:rPr>
              <w:t xml:space="preserve">Tomas </w:t>
            </w:r>
            <w:proofErr w:type="spellStart"/>
            <w:r w:rsidRPr="00073818">
              <w:rPr>
                <w:rFonts w:eastAsia="Times New Roman" w:cs="Arial"/>
                <w:color w:val="000000"/>
                <w:lang w:val="en-US" w:eastAsia="en-GB"/>
              </w:rPr>
              <w:t>Ocelka</w:t>
            </w:r>
            <w:proofErr w:type="spellEnd"/>
            <w:r w:rsidRPr="00073818">
              <w:rPr>
                <w:rFonts w:eastAsia="Times New Roman" w:cs="Arial"/>
                <w:color w:val="000000"/>
                <w:lang w:val="en-US" w:eastAsia="en-GB"/>
              </w:rPr>
              <w:t xml:space="preserve"> </w:t>
            </w:r>
            <w:r w:rsidR="00262EFF">
              <w:rPr>
                <w:rFonts w:eastAsia="Times New Roman" w:cs="Arial"/>
                <w:color w:val="000000"/>
                <w:lang w:val="en-US" w:eastAsia="en-GB"/>
              </w:rPr>
              <w:t xml:space="preserve"> – </w:t>
            </w:r>
            <w:proofErr w:type="spellStart"/>
            <w:r w:rsidR="00262EFF" w:rsidRPr="00262EFF">
              <w:rPr>
                <w:rFonts w:eastAsia="Times New Roman" w:cs="Arial"/>
                <w:color w:val="000000"/>
                <w:highlight w:val="green"/>
                <w:lang w:val="en-US" w:eastAsia="en-GB"/>
              </w:rPr>
              <w:t>Mr</w:t>
            </w:r>
            <w:proofErr w:type="spellEnd"/>
            <w:r w:rsidR="00262EFF" w:rsidRPr="00262EFF">
              <w:rPr>
                <w:rFonts w:eastAsia="Times New Roman" w:cs="Arial"/>
                <w:color w:val="000000"/>
                <w:highlight w:val="green"/>
                <w:lang w:val="en-US" w:eastAsia="en-GB"/>
              </w:rPr>
              <w:t xml:space="preserve"> or </w:t>
            </w:r>
            <w:proofErr w:type="spellStart"/>
            <w:r w:rsidR="00262EFF" w:rsidRPr="00262EFF">
              <w:rPr>
                <w:rFonts w:eastAsia="Times New Roman" w:cs="Arial"/>
                <w:color w:val="000000"/>
                <w:highlight w:val="green"/>
                <w:lang w:val="en-US" w:eastAsia="en-GB"/>
              </w:rPr>
              <w:t>Dr</w:t>
            </w:r>
            <w:proofErr w:type="spellEnd"/>
            <w:r w:rsidR="00262EFF" w:rsidRPr="00262EFF">
              <w:rPr>
                <w:rFonts w:eastAsia="Times New Roman" w:cs="Arial"/>
                <w:color w:val="000000"/>
                <w:highlight w:val="green"/>
                <w:lang w:val="en-US" w:eastAsia="en-GB"/>
              </w:rPr>
              <w:t>?</w:t>
            </w:r>
          </w:p>
          <w:p w14:paraId="4D9E14E2" w14:textId="77777777" w:rsidR="00AD329A" w:rsidRPr="00073818" w:rsidRDefault="00AD329A" w:rsidP="00505FA0">
            <w:pPr>
              <w:spacing w:after="0" w:line="270" w:lineRule="atLeast"/>
              <w:jc w:val="both"/>
              <w:rPr>
                <w:rFonts w:eastAsia="Times New Roman" w:cs="Arial"/>
                <w:color w:val="000000"/>
                <w:lang w:val="en-US" w:eastAsia="en-GB"/>
              </w:rPr>
            </w:pPr>
            <w:r w:rsidRPr="00073818">
              <w:rPr>
                <w:rFonts w:eastAsia="Times New Roman" w:cs="Arial"/>
                <w:color w:val="000000"/>
                <w:lang w:val="en-US" w:eastAsia="en-GB"/>
              </w:rPr>
              <w:t xml:space="preserve">Ms. Mihaela </w:t>
            </w:r>
            <w:proofErr w:type="spellStart"/>
            <w:r w:rsidRPr="00073818">
              <w:rPr>
                <w:rFonts w:eastAsia="Times New Roman" w:cs="Arial"/>
                <w:color w:val="000000"/>
                <w:lang w:val="en-US" w:eastAsia="en-GB"/>
              </w:rPr>
              <w:t>Paun</w:t>
            </w:r>
            <w:proofErr w:type="spellEnd"/>
          </w:p>
          <w:p w14:paraId="449403F5" w14:textId="77777777" w:rsidR="00AD329A" w:rsidRPr="00073818" w:rsidRDefault="00AD329A" w:rsidP="00505FA0">
            <w:pPr>
              <w:spacing w:after="0" w:line="270" w:lineRule="atLeast"/>
              <w:jc w:val="both"/>
              <w:rPr>
                <w:rFonts w:eastAsia="Times New Roman" w:cs="Arial"/>
                <w:color w:val="000000"/>
                <w:lang w:val="en-US" w:eastAsia="en-GB"/>
              </w:rPr>
            </w:pPr>
            <w:r w:rsidRPr="00262EFF">
              <w:rPr>
                <w:rFonts w:eastAsia="Times New Roman" w:cs="Arial"/>
                <w:color w:val="000000"/>
                <w:highlight w:val="green"/>
                <w:lang w:val="en-US" w:eastAsia="en-GB"/>
              </w:rPr>
              <w:t xml:space="preserve">PD Dr. Margret </w:t>
            </w:r>
            <w:proofErr w:type="spellStart"/>
            <w:r w:rsidRPr="00262EFF">
              <w:rPr>
                <w:rFonts w:eastAsia="Times New Roman" w:cs="Arial"/>
                <w:color w:val="000000"/>
                <w:highlight w:val="green"/>
                <w:lang w:val="en-US" w:eastAsia="en-GB"/>
              </w:rPr>
              <w:t>Schlumpf</w:t>
            </w:r>
            <w:proofErr w:type="spellEnd"/>
          </w:p>
          <w:p w14:paraId="7D68B062" w14:textId="77777777" w:rsidR="00AD329A" w:rsidRPr="00073818" w:rsidRDefault="00AD329A" w:rsidP="00505FA0">
            <w:pPr>
              <w:spacing w:after="0" w:line="270" w:lineRule="atLeast"/>
              <w:jc w:val="both"/>
              <w:rPr>
                <w:rFonts w:eastAsia="Times New Roman" w:cs="Arial"/>
                <w:color w:val="000000"/>
                <w:lang w:val="en-US" w:eastAsia="en-GB"/>
              </w:rPr>
            </w:pPr>
            <w:r w:rsidRPr="00073818">
              <w:rPr>
                <w:rFonts w:eastAsia="Times New Roman" w:cs="Arial"/>
                <w:color w:val="000000"/>
                <w:lang w:val="en-US" w:eastAsia="en-GB"/>
              </w:rPr>
              <w:t xml:space="preserve">Dr. Tomasz </w:t>
            </w:r>
            <w:proofErr w:type="spellStart"/>
            <w:r w:rsidRPr="00073818">
              <w:rPr>
                <w:rFonts w:eastAsia="Times New Roman" w:cs="Arial"/>
                <w:color w:val="000000"/>
                <w:lang w:val="en-US" w:eastAsia="en-GB"/>
              </w:rPr>
              <w:t>Stobiecki</w:t>
            </w:r>
            <w:proofErr w:type="spellEnd"/>
          </w:p>
          <w:p w14:paraId="34438C66" w14:textId="77777777" w:rsidR="00AD329A" w:rsidRPr="00073818" w:rsidRDefault="00AD329A" w:rsidP="00505FA0">
            <w:pPr>
              <w:spacing w:after="0" w:line="270" w:lineRule="atLeast"/>
              <w:jc w:val="both"/>
              <w:rPr>
                <w:rFonts w:eastAsia="Times New Roman" w:cs="Arial"/>
                <w:color w:val="000000"/>
                <w:lang w:val="en-US" w:eastAsia="en-GB"/>
              </w:rPr>
            </w:pPr>
            <w:r w:rsidRPr="00073818">
              <w:rPr>
                <w:rFonts w:eastAsia="Times New Roman" w:cs="Arial"/>
                <w:color w:val="000000"/>
                <w:lang w:val="en-US" w:eastAsia="en-GB"/>
              </w:rPr>
              <w:t xml:space="preserve">M.Sc. Ms. Neel </w:t>
            </w:r>
            <w:proofErr w:type="spellStart"/>
            <w:r w:rsidRPr="00073818">
              <w:rPr>
                <w:rFonts w:eastAsia="Times New Roman" w:cs="Arial"/>
                <w:color w:val="000000"/>
                <w:lang w:val="en-US" w:eastAsia="en-GB"/>
              </w:rPr>
              <w:t>Strobaek</w:t>
            </w:r>
            <w:proofErr w:type="spellEnd"/>
          </w:p>
          <w:p w14:paraId="1E6DF501" w14:textId="77777777" w:rsidR="00AD329A" w:rsidRPr="00073818" w:rsidRDefault="00AD329A" w:rsidP="00505FA0">
            <w:pPr>
              <w:spacing w:after="0" w:line="270" w:lineRule="atLeast"/>
              <w:jc w:val="both"/>
              <w:rPr>
                <w:rFonts w:eastAsia="Times New Roman" w:cs="Arial"/>
                <w:color w:val="000000"/>
                <w:lang w:val="en-US" w:eastAsia="en-GB"/>
              </w:rPr>
            </w:pPr>
            <w:r w:rsidRPr="00073818">
              <w:rPr>
                <w:rFonts w:eastAsia="Times New Roman" w:cs="Arial"/>
                <w:color w:val="000000"/>
                <w:lang w:val="en-US" w:eastAsia="en-GB"/>
              </w:rPr>
              <w:t xml:space="preserve">Dr. </w:t>
            </w:r>
            <w:proofErr w:type="spellStart"/>
            <w:r w:rsidRPr="00073818">
              <w:rPr>
                <w:rFonts w:eastAsia="Times New Roman" w:cs="Arial"/>
                <w:color w:val="000000"/>
                <w:lang w:val="en-US" w:eastAsia="en-GB"/>
              </w:rPr>
              <w:t>Archalus</w:t>
            </w:r>
            <w:proofErr w:type="spellEnd"/>
            <w:r w:rsidRPr="00073818">
              <w:rPr>
                <w:rFonts w:eastAsia="Times New Roman" w:cs="Arial"/>
                <w:color w:val="000000"/>
                <w:lang w:val="en-US" w:eastAsia="en-GB"/>
              </w:rPr>
              <w:t xml:space="preserve"> </w:t>
            </w:r>
            <w:proofErr w:type="spellStart"/>
            <w:r w:rsidRPr="00073818">
              <w:rPr>
                <w:rFonts w:eastAsia="Times New Roman" w:cs="Arial"/>
                <w:color w:val="000000"/>
                <w:lang w:val="en-US" w:eastAsia="en-GB"/>
              </w:rPr>
              <w:t>Tcheknavorian</w:t>
            </w:r>
            <w:proofErr w:type="spellEnd"/>
          </w:p>
          <w:p w14:paraId="7B5CF9EE" w14:textId="77777777" w:rsidR="00AD329A" w:rsidRPr="00073818" w:rsidRDefault="00AD329A" w:rsidP="00505FA0">
            <w:pPr>
              <w:spacing w:after="0" w:line="270" w:lineRule="atLeast"/>
              <w:jc w:val="both"/>
              <w:rPr>
                <w:rFonts w:eastAsia="Times New Roman" w:cs="Arial"/>
                <w:i/>
                <w:iCs/>
                <w:color w:val="000000"/>
                <w:lang w:val="en-US" w:eastAsia="en-GB"/>
              </w:rPr>
            </w:pPr>
            <w:r w:rsidRPr="00073818">
              <w:rPr>
                <w:rFonts w:eastAsia="Times New Roman" w:cs="Arial"/>
                <w:i/>
                <w:iCs/>
                <w:color w:val="000000"/>
                <w:lang w:val="en-US" w:eastAsia="en-GB"/>
              </w:rPr>
              <w:t xml:space="preserve">Prof. </w:t>
            </w:r>
            <w:r w:rsidRPr="001C73B4">
              <w:rPr>
                <w:rFonts w:eastAsia="Times New Roman" w:cs="Arial"/>
                <w:i/>
                <w:iCs/>
                <w:color w:val="000000"/>
                <w:highlight w:val="green"/>
                <w:lang w:val="en-US" w:eastAsia="en-GB"/>
              </w:rPr>
              <w:t>Dr. Dr</w:t>
            </w:r>
            <w:r w:rsidRPr="00073818">
              <w:rPr>
                <w:rFonts w:eastAsia="Times New Roman" w:cs="Arial"/>
                <w:i/>
                <w:iCs/>
                <w:color w:val="000000"/>
                <w:lang w:val="en-US" w:eastAsia="en-GB"/>
              </w:rPr>
              <w:t xml:space="preserve">. Konstantin </w:t>
            </w:r>
            <w:proofErr w:type="spellStart"/>
            <w:r w:rsidRPr="00073818">
              <w:rPr>
                <w:rFonts w:eastAsia="Times New Roman" w:cs="Arial"/>
                <w:i/>
                <w:iCs/>
                <w:color w:val="000000"/>
                <w:lang w:val="en-US" w:eastAsia="en-GB"/>
              </w:rPr>
              <w:t>Terytze</w:t>
            </w:r>
            <w:proofErr w:type="spellEnd"/>
          </w:p>
          <w:p w14:paraId="7CDBC361" w14:textId="77777777" w:rsidR="00AD329A" w:rsidRPr="00073818" w:rsidRDefault="00AD329A" w:rsidP="00505FA0">
            <w:pPr>
              <w:spacing w:after="0" w:line="270" w:lineRule="atLeast"/>
              <w:jc w:val="both"/>
              <w:rPr>
                <w:rFonts w:eastAsia="Times New Roman" w:cs="Arial"/>
                <w:color w:val="000000"/>
                <w:lang w:val="en-US" w:eastAsia="en-GB"/>
              </w:rPr>
            </w:pPr>
            <w:r w:rsidRPr="00262EFF">
              <w:rPr>
                <w:rFonts w:eastAsia="Times New Roman" w:cs="Arial"/>
                <w:color w:val="000000"/>
                <w:highlight w:val="green"/>
                <w:lang w:val="en-US" w:eastAsia="en-GB"/>
              </w:rPr>
              <w:t>Dr. Roland Weber</w:t>
            </w:r>
          </w:p>
          <w:p w14:paraId="15E35DD2" w14:textId="434A91F9" w:rsidR="00AD329A" w:rsidRPr="00073818" w:rsidRDefault="00AD329A" w:rsidP="00505FA0">
            <w:pPr>
              <w:spacing w:after="0" w:line="270" w:lineRule="atLeast"/>
              <w:jc w:val="both"/>
              <w:rPr>
                <w:rFonts w:eastAsia="Times New Roman" w:cs="Arial"/>
                <w:bCs/>
                <w:lang w:val="en-US" w:eastAsia="en-GB"/>
              </w:rPr>
            </w:pPr>
            <w:r w:rsidRPr="00073818">
              <w:rPr>
                <w:rFonts w:eastAsia="Times New Roman" w:cs="Arial"/>
                <w:bCs/>
                <w:highlight w:val="yellow"/>
                <w:lang w:val="en-US" w:eastAsia="en-GB"/>
              </w:rPr>
              <w:t xml:space="preserve">Ms. Ana </w:t>
            </w:r>
            <w:proofErr w:type="spellStart"/>
            <w:r w:rsidRPr="00073818">
              <w:rPr>
                <w:rFonts w:eastAsia="Times New Roman" w:cs="Arial"/>
                <w:bCs/>
                <w:highlight w:val="yellow"/>
                <w:lang w:val="en-US" w:eastAsia="en-GB"/>
              </w:rPr>
              <w:t>Ferer</w:t>
            </w:r>
            <w:proofErr w:type="spellEnd"/>
            <w:r w:rsidRPr="00073818">
              <w:rPr>
                <w:rFonts w:eastAsia="Times New Roman" w:cs="Arial"/>
                <w:bCs/>
                <w:highlight w:val="yellow"/>
                <w:lang w:val="en-US" w:eastAsia="en-GB"/>
              </w:rPr>
              <w:t xml:space="preserve"> </w:t>
            </w:r>
            <w:proofErr w:type="spellStart"/>
            <w:r w:rsidRPr="00073818">
              <w:rPr>
                <w:rFonts w:eastAsia="Times New Roman" w:cs="Arial"/>
                <w:bCs/>
                <w:highlight w:val="yellow"/>
                <w:lang w:val="en-US" w:eastAsia="en-GB"/>
              </w:rPr>
              <w:t>Dufol</w:t>
            </w:r>
            <w:proofErr w:type="spellEnd"/>
            <w:r w:rsidR="001F6197">
              <w:rPr>
                <w:rFonts w:eastAsia="Times New Roman" w:cs="Arial"/>
                <w:bCs/>
                <w:highlight w:val="yellow"/>
                <w:lang w:val="en-US" w:eastAsia="en-GB"/>
              </w:rPr>
              <w:t xml:space="preserve"> </w:t>
            </w:r>
            <w:r w:rsidRPr="00073818">
              <w:rPr>
                <w:rFonts w:eastAsia="Times New Roman" w:cs="Arial"/>
                <w:bCs/>
                <w:lang w:val="en-US" w:eastAsia="en-GB"/>
              </w:rPr>
              <w:t xml:space="preserve">- </w:t>
            </w:r>
            <w:r w:rsidRPr="00073818">
              <w:rPr>
                <w:rFonts w:eastAsia="Times New Roman" w:cs="Arial"/>
                <w:bCs/>
                <w:highlight w:val="yellow"/>
                <w:lang w:val="en-US" w:eastAsia="en-GB"/>
              </w:rPr>
              <w:t>can you check if still OK??????</w:t>
            </w:r>
          </w:p>
          <w:p w14:paraId="5F6A23CF" w14:textId="4D548ABE" w:rsidR="00262EFF" w:rsidRPr="00073818" w:rsidRDefault="00AD329A" w:rsidP="00262EFF">
            <w:pPr>
              <w:spacing w:after="0" w:line="270" w:lineRule="atLeast"/>
              <w:jc w:val="both"/>
              <w:rPr>
                <w:rFonts w:eastAsia="Times New Roman" w:cs="Arial"/>
                <w:bCs/>
                <w:lang w:val="en-US" w:eastAsia="en-GB"/>
              </w:rPr>
            </w:pPr>
            <w:r w:rsidRPr="00262EFF">
              <w:rPr>
                <w:rFonts w:eastAsia="Times New Roman" w:cs="Arial"/>
                <w:bCs/>
                <w:highlight w:val="green"/>
                <w:lang w:val="en-US" w:eastAsia="en-GB"/>
              </w:rPr>
              <w:t xml:space="preserve">Mr. </w:t>
            </w:r>
            <w:proofErr w:type="spellStart"/>
            <w:r w:rsidRPr="00262EFF">
              <w:rPr>
                <w:rFonts w:eastAsia="Times New Roman" w:cs="Arial"/>
                <w:bCs/>
                <w:highlight w:val="green"/>
                <w:lang w:val="en-US" w:eastAsia="en-GB"/>
              </w:rPr>
              <w:t>Boudewijn</w:t>
            </w:r>
            <w:proofErr w:type="spellEnd"/>
            <w:r w:rsidRPr="00262EFF">
              <w:rPr>
                <w:rFonts w:eastAsia="Times New Roman" w:cs="Arial"/>
                <w:bCs/>
                <w:highlight w:val="green"/>
                <w:lang w:val="en-US" w:eastAsia="en-GB"/>
              </w:rPr>
              <w:t xml:space="preserve"> </w:t>
            </w:r>
            <w:proofErr w:type="spellStart"/>
            <w:r w:rsidRPr="00262EFF">
              <w:rPr>
                <w:rFonts w:eastAsia="Times New Roman" w:cs="Arial"/>
                <w:bCs/>
                <w:highlight w:val="green"/>
                <w:lang w:val="en-US" w:eastAsia="en-GB"/>
              </w:rPr>
              <w:t>Fokke</w:t>
            </w:r>
            <w:proofErr w:type="spellEnd"/>
            <w:r w:rsidR="00262EFF">
              <w:rPr>
                <w:rFonts w:eastAsia="Times New Roman" w:cs="Arial"/>
                <w:bCs/>
                <w:highlight w:val="green"/>
                <w:lang w:val="en-US" w:eastAsia="en-GB"/>
              </w:rPr>
              <w:t xml:space="preserve"> – mentioned twice (first time as </w:t>
            </w:r>
            <w:r w:rsidR="00262EFF" w:rsidRPr="00262EFF">
              <w:rPr>
                <w:rFonts w:eastAsia="Times New Roman" w:cs="Arial"/>
                <w:color w:val="000000"/>
                <w:highlight w:val="green"/>
                <w:lang w:val="en-US" w:eastAsia="en-GB"/>
              </w:rPr>
              <w:t>MSc</w:t>
            </w:r>
            <w:r w:rsidR="00262EFF">
              <w:rPr>
                <w:rFonts w:eastAsia="Times New Roman" w:cs="Arial"/>
                <w:bCs/>
                <w:highlight w:val="green"/>
                <w:lang w:val="en-US" w:eastAsia="en-GB"/>
              </w:rPr>
              <w:t>)</w:t>
            </w:r>
          </w:p>
          <w:p w14:paraId="4E930540" w14:textId="732EA483" w:rsidR="00AD329A" w:rsidRPr="00073818" w:rsidRDefault="00AD329A" w:rsidP="00505FA0">
            <w:pPr>
              <w:spacing w:after="0" w:line="270" w:lineRule="atLeast"/>
              <w:jc w:val="both"/>
              <w:rPr>
                <w:rFonts w:eastAsia="Times New Roman" w:cs="Arial"/>
                <w:bCs/>
                <w:lang w:val="en-US" w:eastAsia="en-GB"/>
              </w:rPr>
            </w:pPr>
          </w:p>
          <w:p w14:paraId="793D386C" w14:textId="67C129E0" w:rsidR="00AD329A" w:rsidRPr="00073818" w:rsidRDefault="00AD329A" w:rsidP="00505FA0">
            <w:pPr>
              <w:spacing w:after="0" w:line="270" w:lineRule="atLeast"/>
              <w:jc w:val="both"/>
              <w:rPr>
                <w:rFonts w:eastAsia="Times New Roman" w:cs="Arial"/>
                <w:bCs/>
                <w:lang w:val="en-US" w:eastAsia="en-GB"/>
              </w:rPr>
            </w:pPr>
            <w:r w:rsidRPr="00262EFF">
              <w:rPr>
                <w:rFonts w:eastAsia="Times New Roman" w:cs="Arial"/>
                <w:bCs/>
                <w:highlight w:val="green"/>
                <w:lang w:val="en-US" w:eastAsia="en-GB"/>
              </w:rPr>
              <w:t>M.Sc. Bram de Borst</w:t>
            </w:r>
            <w:r w:rsidR="00262EFF">
              <w:rPr>
                <w:rFonts w:eastAsia="Times New Roman" w:cs="Arial"/>
                <w:bCs/>
                <w:highlight w:val="green"/>
                <w:lang w:val="en-US" w:eastAsia="en-GB"/>
              </w:rPr>
              <w:t xml:space="preserve"> – mentioned twice</w:t>
            </w:r>
          </w:p>
          <w:p w14:paraId="3CAA6EB6" w14:textId="1282C8DB" w:rsidR="00AD329A" w:rsidRPr="00073818" w:rsidRDefault="00AD329A" w:rsidP="00505FA0">
            <w:pPr>
              <w:spacing w:after="0" w:line="270" w:lineRule="atLeast"/>
              <w:jc w:val="both"/>
              <w:rPr>
                <w:rFonts w:eastAsia="Times New Roman" w:cs="Arial"/>
                <w:bCs/>
                <w:lang w:val="en-US" w:eastAsia="en-GB"/>
              </w:rPr>
            </w:pPr>
            <w:proofErr w:type="spellStart"/>
            <w:r w:rsidRPr="00262EFF">
              <w:rPr>
                <w:rFonts w:eastAsia="Times New Roman" w:cs="Arial"/>
                <w:bCs/>
                <w:highlight w:val="green"/>
                <w:lang w:val="en-US" w:eastAsia="en-GB"/>
              </w:rPr>
              <w:t>M.Sc</w:t>
            </w:r>
            <w:proofErr w:type="spellEnd"/>
            <w:r w:rsidRPr="00262EFF">
              <w:rPr>
                <w:rFonts w:eastAsia="Times New Roman" w:cs="Arial"/>
                <w:bCs/>
                <w:highlight w:val="green"/>
                <w:lang w:val="en-US" w:eastAsia="en-GB"/>
              </w:rPr>
              <w:t xml:space="preserve"> Dirk Jan </w:t>
            </w:r>
            <w:proofErr w:type="spellStart"/>
            <w:r w:rsidRPr="00262EFF">
              <w:rPr>
                <w:rFonts w:eastAsia="Times New Roman" w:cs="Arial"/>
                <w:bCs/>
                <w:highlight w:val="green"/>
                <w:lang w:val="en-US" w:eastAsia="en-GB"/>
              </w:rPr>
              <w:t>Hoogendoorn</w:t>
            </w:r>
            <w:proofErr w:type="spellEnd"/>
            <w:r w:rsidR="00262EFF">
              <w:rPr>
                <w:rFonts w:eastAsia="Times New Roman" w:cs="Arial"/>
                <w:bCs/>
                <w:highlight w:val="green"/>
                <w:lang w:val="en-US" w:eastAsia="en-GB"/>
              </w:rPr>
              <w:t xml:space="preserve"> - mentioned twice</w:t>
            </w:r>
          </w:p>
          <w:p w14:paraId="7166101C" w14:textId="77777777" w:rsidR="00AD329A" w:rsidRPr="00073818" w:rsidRDefault="00AD329A" w:rsidP="00505FA0">
            <w:pPr>
              <w:spacing w:after="0" w:line="270" w:lineRule="atLeast"/>
              <w:jc w:val="both"/>
              <w:rPr>
                <w:rFonts w:eastAsia="Times New Roman" w:cs="Arial"/>
                <w:bCs/>
                <w:lang w:val="en-US" w:eastAsia="en-GB"/>
              </w:rPr>
            </w:pPr>
            <w:r w:rsidRPr="00073818">
              <w:rPr>
                <w:rFonts w:eastAsia="Times New Roman" w:cs="Arial"/>
                <w:bCs/>
                <w:lang w:val="en-US" w:eastAsia="en-GB"/>
              </w:rPr>
              <w:t xml:space="preserve">Mr. Ed </w:t>
            </w:r>
            <w:proofErr w:type="spellStart"/>
            <w:r w:rsidRPr="00073818">
              <w:rPr>
                <w:rFonts w:eastAsia="Times New Roman" w:cs="Arial"/>
                <w:bCs/>
                <w:lang w:val="en-US" w:eastAsia="en-GB"/>
              </w:rPr>
              <w:t>Verhamme</w:t>
            </w:r>
            <w:proofErr w:type="spellEnd"/>
          </w:p>
          <w:p w14:paraId="7384F3C3" w14:textId="77777777" w:rsidR="00AD329A" w:rsidRPr="00073818" w:rsidRDefault="00AD329A" w:rsidP="00505FA0">
            <w:pPr>
              <w:spacing w:after="0" w:line="270" w:lineRule="atLeast"/>
              <w:jc w:val="both"/>
              <w:rPr>
                <w:rFonts w:eastAsia="Times New Roman" w:cs="Arial"/>
                <w:bCs/>
                <w:lang w:val="en-US" w:eastAsia="en-GB"/>
              </w:rPr>
            </w:pPr>
            <w:r w:rsidRPr="00073818">
              <w:rPr>
                <w:rFonts w:eastAsia="Times New Roman" w:cs="Arial"/>
                <w:bCs/>
                <w:highlight w:val="cyan"/>
                <w:lang w:val="en-US" w:eastAsia="en-GB"/>
                <w:rPrChange w:id="31" w:author="John Vijgen" w:date="2022-04-18T21:52:00Z">
                  <w:rPr>
                    <w:rFonts w:eastAsia="Times New Roman" w:cs="Arial"/>
                    <w:bCs/>
                    <w:highlight w:val="yellow"/>
                    <w:lang w:val="en-GB" w:eastAsia="en-GB"/>
                  </w:rPr>
                </w:rPrChange>
              </w:rPr>
              <w:t xml:space="preserve">Mr. Emilio </w:t>
            </w:r>
            <w:proofErr w:type="spellStart"/>
            <w:r w:rsidRPr="00073818">
              <w:rPr>
                <w:rFonts w:eastAsia="Times New Roman" w:cs="Arial"/>
                <w:bCs/>
                <w:highlight w:val="cyan"/>
                <w:lang w:val="en-US" w:eastAsia="en-GB"/>
                <w:rPrChange w:id="32" w:author="John Vijgen" w:date="2022-04-18T21:52:00Z">
                  <w:rPr>
                    <w:rFonts w:eastAsia="Times New Roman" w:cs="Arial"/>
                    <w:bCs/>
                    <w:highlight w:val="yellow"/>
                    <w:lang w:val="en-GB" w:eastAsia="en-GB"/>
                  </w:rPr>
                </w:rPrChange>
              </w:rPr>
              <w:t>Betrán</w:t>
            </w:r>
            <w:proofErr w:type="spellEnd"/>
            <w:r w:rsidRPr="00073818">
              <w:rPr>
                <w:rFonts w:eastAsia="Times New Roman" w:cs="Arial"/>
                <w:bCs/>
                <w:lang w:val="en-US" w:eastAsia="en-GB"/>
              </w:rPr>
              <w:t>---</w:t>
            </w:r>
            <w:r w:rsidRPr="00073818">
              <w:rPr>
                <w:rFonts w:eastAsia="Times New Roman" w:cs="Arial"/>
                <w:bCs/>
                <w:highlight w:val="yellow"/>
                <w:lang w:val="en-US" w:eastAsia="en-GB"/>
              </w:rPr>
              <w:t>Please check</w:t>
            </w:r>
          </w:p>
          <w:p w14:paraId="4E8867C4" w14:textId="3A6B5856" w:rsidR="00AD329A" w:rsidRPr="00073818" w:rsidRDefault="00AD329A" w:rsidP="00505FA0">
            <w:pPr>
              <w:spacing w:after="0" w:line="270" w:lineRule="atLeast"/>
              <w:jc w:val="both"/>
              <w:rPr>
                <w:rFonts w:eastAsia="Times New Roman" w:cs="Arial"/>
                <w:bCs/>
                <w:lang w:val="en-US" w:eastAsia="en-GB"/>
              </w:rPr>
            </w:pPr>
            <w:r w:rsidRPr="00262EFF">
              <w:rPr>
                <w:rFonts w:eastAsia="Times New Roman" w:cs="Arial"/>
                <w:bCs/>
                <w:highlight w:val="green"/>
                <w:lang w:val="en-US" w:eastAsia="en-GB"/>
              </w:rPr>
              <w:t xml:space="preserve">Mr. Jesús Fernández </w:t>
            </w:r>
            <w:proofErr w:type="spellStart"/>
            <w:r w:rsidRPr="00262EFF">
              <w:rPr>
                <w:rFonts w:eastAsia="Times New Roman" w:cs="Arial"/>
                <w:bCs/>
                <w:highlight w:val="green"/>
                <w:lang w:val="en-US" w:eastAsia="en-GB"/>
              </w:rPr>
              <w:t>Cascán</w:t>
            </w:r>
            <w:proofErr w:type="spellEnd"/>
            <w:r w:rsidR="00262EFF">
              <w:rPr>
                <w:rFonts w:eastAsia="Times New Roman" w:cs="Arial"/>
                <w:bCs/>
                <w:highlight w:val="green"/>
                <w:lang w:val="en-US" w:eastAsia="en-GB"/>
              </w:rPr>
              <w:t xml:space="preserve"> - mentioned twice</w:t>
            </w:r>
          </w:p>
          <w:p w14:paraId="6201A1A5" w14:textId="77777777" w:rsidR="00AD329A" w:rsidRPr="00073818" w:rsidRDefault="00AD329A" w:rsidP="00505FA0">
            <w:pPr>
              <w:spacing w:after="0" w:line="270" w:lineRule="atLeast"/>
              <w:jc w:val="both"/>
              <w:rPr>
                <w:rFonts w:eastAsia="Times New Roman" w:cs="Arial"/>
                <w:bCs/>
                <w:lang w:val="en-US" w:eastAsia="en-GB"/>
              </w:rPr>
            </w:pPr>
            <w:r w:rsidRPr="00073818">
              <w:rPr>
                <w:rFonts w:eastAsia="Times New Roman" w:cs="Arial"/>
                <w:bCs/>
                <w:lang w:val="en-US" w:eastAsia="en-GB"/>
              </w:rPr>
              <w:t xml:space="preserve">Mr. Joaquín </w:t>
            </w:r>
            <w:proofErr w:type="spellStart"/>
            <w:r w:rsidRPr="00073818">
              <w:rPr>
                <w:rFonts w:eastAsia="Times New Roman" w:cs="Arial"/>
                <w:bCs/>
                <w:lang w:val="en-US" w:eastAsia="en-GB"/>
              </w:rPr>
              <w:t>Guadaño</w:t>
            </w:r>
            <w:proofErr w:type="spellEnd"/>
          </w:p>
          <w:p w14:paraId="73A30FCE" w14:textId="77777777" w:rsidR="00AD329A" w:rsidRPr="00073818" w:rsidRDefault="00AD329A" w:rsidP="00505FA0">
            <w:pPr>
              <w:spacing w:after="0" w:line="270" w:lineRule="atLeast"/>
              <w:jc w:val="both"/>
              <w:rPr>
                <w:rFonts w:eastAsia="Times New Roman" w:cs="Arial"/>
                <w:bCs/>
                <w:lang w:val="en-US" w:eastAsia="en-GB"/>
              </w:rPr>
            </w:pPr>
            <w:r w:rsidRPr="00073818">
              <w:rPr>
                <w:rFonts w:eastAsia="Times New Roman" w:cs="Arial"/>
                <w:bCs/>
                <w:lang w:val="en-US" w:eastAsia="en-GB"/>
              </w:rPr>
              <w:t>Mr. Ludwig Kramer</w:t>
            </w:r>
          </w:p>
          <w:p w14:paraId="51A23C02" w14:textId="1CC69D3F" w:rsidR="00AD329A" w:rsidRPr="00073818" w:rsidRDefault="00AD329A" w:rsidP="00505FA0">
            <w:pPr>
              <w:spacing w:after="0" w:line="270" w:lineRule="atLeast"/>
              <w:jc w:val="both"/>
              <w:rPr>
                <w:rFonts w:eastAsia="Times New Roman" w:cs="Arial"/>
                <w:bCs/>
                <w:lang w:val="en-US" w:eastAsia="en-GB"/>
              </w:rPr>
            </w:pPr>
            <w:r w:rsidRPr="00262EFF">
              <w:rPr>
                <w:rFonts w:eastAsia="Times New Roman" w:cs="Arial"/>
                <w:bCs/>
                <w:highlight w:val="green"/>
                <w:lang w:val="en-US" w:eastAsia="en-GB"/>
              </w:rPr>
              <w:t xml:space="preserve">PD Dr. Margret </w:t>
            </w:r>
            <w:proofErr w:type="spellStart"/>
            <w:r w:rsidRPr="00262EFF">
              <w:rPr>
                <w:rFonts w:eastAsia="Times New Roman" w:cs="Arial"/>
                <w:bCs/>
                <w:highlight w:val="green"/>
                <w:lang w:val="en-US" w:eastAsia="en-GB"/>
              </w:rPr>
              <w:t>Schlumpf</w:t>
            </w:r>
            <w:proofErr w:type="spellEnd"/>
            <w:r w:rsidR="00262EFF">
              <w:rPr>
                <w:rFonts w:eastAsia="Times New Roman" w:cs="Arial"/>
                <w:bCs/>
                <w:highlight w:val="green"/>
                <w:lang w:val="en-US" w:eastAsia="en-GB"/>
              </w:rPr>
              <w:t xml:space="preserve"> – mentioned twice</w:t>
            </w:r>
          </w:p>
          <w:p w14:paraId="57E50166" w14:textId="59F528B9" w:rsidR="00AD329A" w:rsidRPr="00073818" w:rsidRDefault="00AD329A" w:rsidP="00505FA0">
            <w:pPr>
              <w:spacing w:after="0" w:line="270" w:lineRule="atLeast"/>
              <w:jc w:val="both"/>
              <w:rPr>
                <w:rFonts w:eastAsia="Times New Roman" w:cs="Arial"/>
                <w:bCs/>
                <w:lang w:val="en-US" w:eastAsia="en-GB"/>
              </w:rPr>
            </w:pPr>
            <w:r w:rsidRPr="00262EFF">
              <w:rPr>
                <w:rFonts w:eastAsia="Times New Roman" w:cs="Arial"/>
                <w:bCs/>
                <w:highlight w:val="green"/>
                <w:lang w:val="en-US" w:eastAsia="en-GB"/>
              </w:rPr>
              <w:t xml:space="preserve">Mr. Maurice </w:t>
            </w:r>
            <w:proofErr w:type="spellStart"/>
            <w:r w:rsidRPr="00262EFF">
              <w:rPr>
                <w:rFonts w:eastAsia="Times New Roman" w:cs="Arial"/>
                <w:bCs/>
                <w:highlight w:val="green"/>
                <w:lang w:val="en-US" w:eastAsia="en-GB"/>
              </w:rPr>
              <w:t>Jutz</w:t>
            </w:r>
            <w:proofErr w:type="spellEnd"/>
            <w:r w:rsidR="00262EFF">
              <w:rPr>
                <w:rFonts w:eastAsia="Times New Roman" w:cs="Arial"/>
                <w:bCs/>
                <w:highlight w:val="green"/>
                <w:lang w:val="en-US" w:eastAsia="en-GB"/>
              </w:rPr>
              <w:t xml:space="preserve"> – mentioned twice (first time as Prof)</w:t>
            </w:r>
          </w:p>
          <w:p w14:paraId="07739CBF" w14:textId="65EF4298" w:rsidR="00AD329A" w:rsidRPr="00073818" w:rsidRDefault="00AD329A" w:rsidP="00505FA0">
            <w:pPr>
              <w:spacing w:after="0" w:line="270" w:lineRule="atLeast"/>
              <w:jc w:val="both"/>
              <w:rPr>
                <w:rFonts w:eastAsia="Times New Roman" w:cs="Arial"/>
                <w:bCs/>
                <w:lang w:val="en-US" w:eastAsia="en-GB"/>
              </w:rPr>
            </w:pPr>
            <w:r w:rsidRPr="00262EFF">
              <w:rPr>
                <w:rFonts w:eastAsia="Times New Roman" w:cs="Arial"/>
                <w:bCs/>
                <w:highlight w:val="green"/>
                <w:lang w:val="en-US" w:eastAsia="en-GB"/>
              </w:rPr>
              <w:t>Mr. Nick Morgan</w:t>
            </w:r>
            <w:r w:rsidR="00262EFF">
              <w:rPr>
                <w:rFonts w:eastAsia="Times New Roman" w:cs="Arial"/>
                <w:bCs/>
                <w:highlight w:val="green"/>
                <w:lang w:val="en-US" w:eastAsia="en-GB"/>
              </w:rPr>
              <w:t>– mentioned twice</w:t>
            </w:r>
          </w:p>
          <w:p w14:paraId="7950F412" w14:textId="325644BB" w:rsidR="00AD329A" w:rsidRPr="00073818" w:rsidRDefault="00AD329A" w:rsidP="00505FA0">
            <w:pPr>
              <w:spacing w:after="0" w:line="270" w:lineRule="atLeast"/>
              <w:jc w:val="both"/>
              <w:rPr>
                <w:rFonts w:eastAsia="Times New Roman" w:cs="Arial"/>
                <w:bCs/>
                <w:lang w:val="en-US" w:eastAsia="en-GB"/>
              </w:rPr>
            </w:pPr>
            <w:r w:rsidRPr="00262EFF">
              <w:rPr>
                <w:rFonts w:eastAsia="Times New Roman" w:cs="Arial"/>
                <w:bCs/>
                <w:highlight w:val="green"/>
                <w:lang w:val="en-US" w:eastAsia="en-GB"/>
              </w:rPr>
              <w:t>Dr. Roland Weber</w:t>
            </w:r>
            <w:r w:rsidR="00262EFF">
              <w:rPr>
                <w:rFonts w:eastAsia="Times New Roman" w:cs="Arial"/>
                <w:bCs/>
                <w:highlight w:val="green"/>
                <w:lang w:val="en-US" w:eastAsia="en-GB"/>
              </w:rPr>
              <w:t>– mentioned twice</w:t>
            </w:r>
          </w:p>
          <w:p w14:paraId="31B04895" w14:textId="2057E8B8" w:rsidR="00AD329A" w:rsidRPr="00073818" w:rsidRDefault="00AD329A" w:rsidP="00505FA0">
            <w:pPr>
              <w:spacing w:after="0" w:line="270" w:lineRule="atLeast"/>
              <w:jc w:val="both"/>
              <w:rPr>
                <w:rFonts w:eastAsia="Times New Roman" w:cs="Arial"/>
                <w:bCs/>
                <w:lang w:val="en-US" w:eastAsia="en-GB"/>
              </w:rPr>
            </w:pPr>
            <w:r w:rsidRPr="00262EFF">
              <w:rPr>
                <w:rFonts w:eastAsia="Times New Roman" w:cs="Arial"/>
                <w:bCs/>
                <w:highlight w:val="green"/>
                <w:lang w:val="en-US" w:eastAsia="en-GB"/>
              </w:rPr>
              <w:t xml:space="preserve">MD. Prof. Walter </w:t>
            </w:r>
            <w:proofErr w:type="spellStart"/>
            <w:r w:rsidRPr="00262EFF">
              <w:rPr>
                <w:rFonts w:eastAsia="Times New Roman" w:cs="Arial"/>
                <w:bCs/>
                <w:highlight w:val="green"/>
                <w:lang w:val="en-US" w:eastAsia="en-GB"/>
              </w:rPr>
              <w:t>Lichtensteiger</w:t>
            </w:r>
            <w:proofErr w:type="spellEnd"/>
            <w:r w:rsidR="00262EFF">
              <w:rPr>
                <w:rFonts w:eastAsia="Times New Roman" w:cs="Arial"/>
                <w:bCs/>
                <w:highlight w:val="green"/>
                <w:lang w:val="en-US" w:eastAsia="en-GB"/>
              </w:rPr>
              <w:t xml:space="preserve"> – mentioned twice (first time as Prof)</w:t>
            </w:r>
          </w:p>
          <w:p w14:paraId="52DD4149" w14:textId="77777777" w:rsidR="00AD329A" w:rsidRPr="00073818" w:rsidRDefault="00AD329A" w:rsidP="00505FA0">
            <w:pPr>
              <w:spacing w:after="0" w:line="270" w:lineRule="atLeast"/>
              <w:jc w:val="both"/>
              <w:rPr>
                <w:rFonts w:eastAsia="Times New Roman" w:cs="Arial"/>
                <w:bCs/>
                <w:lang w:val="en-US" w:eastAsia="en-GB"/>
              </w:rPr>
            </w:pPr>
            <w:r w:rsidRPr="00073818">
              <w:rPr>
                <w:rFonts w:eastAsia="Times New Roman" w:cs="Arial"/>
                <w:bCs/>
                <w:lang w:val="en-US" w:eastAsia="en-GB"/>
              </w:rPr>
              <w:t xml:space="preserve">Mr. </w:t>
            </w:r>
            <w:proofErr w:type="spellStart"/>
            <w:r w:rsidRPr="00073818">
              <w:rPr>
                <w:rFonts w:eastAsia="Times New Roman" w:cs="Arial"/>
                <w:bCs/>
                <w:lang w:val="en-US" w:eastAsia="en-GB"/>
              </w:rPr>
              <w:t>Wouter</w:t>
            </w:r>
            <w:proofErr w:type="spellEnd"/>
            <w:r w:rsidRPr="00073818">
              <w:rPr>
                <w:rFonts w:eastAsia="Times New Roman" w:cs="Arial"/>
                <w:bCs/>
                <w:lang w:val="en-US" w:eastAsia="en-GB"/>
              </w:rPr>
              <w:t xml:space="preserve"> </w:t>
            </w:r>
            <w:proofErr w:type="spellStart"/>
            <w:r w:rsidRPr="00073818">
              <w:rPr>
                <w:rFonts w:eastAsia="Times New Roman" w:cs="Arial"/>
                <w:bCs/>
                <w:lang w:val="en-US" w:eastAsia="en-GB"/>
              </w:rPr>
              <w:t>Pronk</w:t>
            </w:r>
            <w:proofErr w:type="spellEnd"/>
          </w:p>
          <w:p w14:paraId="0D1E8077" w14:textId="77777777" w:rsidR="00AD329A" w:rsidRPr="00073818" w:rsidRDefault="00AD329A" w:rsidP="00505FA0">
            <w:pPr>
              <w:spacing w:after="0" w:line="270" w:lineRule="atLeast"/>
              <w:jc w:val="both"/>
              <w:rPr>
                <w:rFonts w:eastAsia="Times New Roman" w:cs="Arial"/>
                <w:bCs/>
                <w:lang w:val="en-US" w:eastAsia="en-GB"/>
              </w:rPr>
            </w:pPr>
            <w:r w:rsidRPr="00073818">
              <w:rPr>
                <w:rFonts w:eastAsia="Times New Roman" w:cs="Arial"/>
                <w:bCs/>
                <w:lang w:val="en-US" w:eastAsia="en-GB"/>
              </w:rPr>
              <w:t>MA Ms. Sandra Molenkamp</w:t>
            </w:r>
          </w:p>
          <w:p w14:paraId="2A361453" w14:textId="3FF445A8" w:rsidR="00AD329A" w:rsidRPr="00073818" w:rsidRDefault="00B323DD" w:rsidP="001C73B4">
            <w:pPr>
              <w:spacing w:after="0" w:line="270" w:lineRule="atLeast"/>
              <w:jc w:val="both"/>
              <w:rPr>
                <w:rFonts w:eastAsia="Times New Roman" w:cs="Arial"/>
                <w:color w:val="000000"/>
                <w:highlight w:val="yellow"/>
                <w:lang w:val="en-US" w:eastAsia="en-GB"/>
              </w:rPr>
            </w:pPr>
            <w:r>
              <w:rPr>
                <w:rFonts w:eastAsia="Times New Roman" w:cs="Arial"/>
                <w:bCs/>
                <w:highlight w:val="yellow"/>
                <w:lang w:val="en-US" w:eastAsia="en-GB"/>
              </w:rPr>
              <w:t xml:space="preserve">Mr. </w:t>
            </w:r>
            <w:r w:rsidR="00AD329A" w:rsidRPr="00073818">
              <w:rPr>
                <w:rFonts w:eastAsia="Times New Roman" w:cs="Arial"/>
                <w:bCs/>
                <w:highlight w:val="yellow"/>
                <w:lang w:val="en-US" w:eastAsia="en-GB"/>
              </w:rPr>
              <w:t>Matthew Wilson</w:t>
            </w:r>
          </w:p>
        </w:tc>
        <w:tc>
          <w:tcPr>
            <w:tcW w:w="4927" w:type="dxa"/>
            <w:shd w:val="clear" w:color="auto" w:fill="auto"/>
          </w:tcPr>
          <w:p w14:paraId="77B6896B" w14:textId="758D2829" w:rsidR="00AD329A" w:rsidRPr="00073818" w:rsidRDefault="00AD329A" w:rsidP="00505FA0">
            <w:pPr>
              <w:spacing w:after="0" w:line="270" w:lineRule="atLeast"/>
              <w:jc w:val="both"/>
              <w:rPr>
                <w:rFonts w:eastAsia="Times New Roman" w:cs="Arial"/>
                <w:bCs/>
                <w:lang w:val="en-US" w:eastAsia="en-GB"/>
              </w:rPr>
            </w:pPr>
            <w:r w:rsidRPr="00073818">
              <w:rPr>
                <w:rFonts w:eastAsia="Times New Roman" w:cs="Arial"/>
                <w:b/>
                <w:lang w:val="en-US" w:eastAsia="en-GB"/>
              </w:rPr>
              <w:t xml:space="preserve">Local Organizing Committee -Alicia, Susana, Elena </w:t>
            </w:r>
            <w:r w:rsidRPr="00073818">
              <w:rPr>
                <w:rFonts w:eastAsia="Times New Roman" w:cs="Arial"/>
                <w:bCs/>
                <w:lang w:val="en-US" w:eastAsia="en-GB"/>
              </w:rPr>
              <w:t>p</w:t>
            </w:r>
            <w:r w:rsidRPr="00073818">
              <w:rPr>
                <w:rFonts w:eastAsia="Times New Roman" w:cs="Arial"/>
                <w:bCs/>
                <w:highlight w:val="yellow"/>
                <w:lang w:val="en-US" w:eastAsia="en-GB"/>
              </w:rPr>
              <w:t>lease check all Aragon and Spanish members. Anybody forgotten?</w:t>
            </w:r>
            <w:r w:rsidR="001F6197">
              <w:rPr>
                <w:rFonts w:eastAsia="Times New Roman" w:cs="Arial"/>
                <w:bCs/>
                <w:highlight w:val="yellow"/>
                <w:lang w:val="en-US" w:eastAsia="en-GB"/>
              </w:rPr>
              <w:t xml:space="preserve"> </w:t>
            </w:r>
            <w:r w:rsidRPr="00073818">
              <w:rPr>
                <w:rFonts w:eastAsia="Times New Roman" w:cs="Arial"/>
                <w:bCs/>
                <w:highlight w:val="yellow"/>
                <w:lang w:val="en-US" w:eastAsia="en-GB"/>
              </w:rPr>
              <w:t>-</w:t>
            </w:r>
            <w:r w:rsidR="001F6197">
              <w:rPr>
                <w:rFonts w:eastAsia="Times New Roman" w:cs="Arial"/>
                <w:bCs/>
                <w:highlight w:val="yellow"/>
                <w:lang w:val="en-US" w:eastAsia="en-GB"/>
              </w:rPr>
              <w:t xml:space="preserve"> </w:t>
            </w:r>
            <w:r w:rsidR="00667B9E" w:rsidRPr="00073818">
              <w:rPr>
                <w:rFonts w:eastAsia="Times New Roman" w:cs="Arial"/>
                <w:bCs/>
                <w:highlight w:val="yellow"/>
                <w:lang w:val="en-US" w:eastAsia="en-GB"/>
              </w:rPr>
              <w:t>I miss</w:t>
            </w:r>
            <w:r w:rsidR="00AF7863" w:rsidRPr="00073818">
              <w:rPr>
                <w:rFonts w:eastAsia="Times New Roman" w:cs="Arial"/>
                <w:bCs/>
                <w:highlight w:val="yellow"/>
                <w:lang w:val="en-US" w:eastAsia="en-GB"/>
              </w:rPr>
              <w:t xml:space="preserve"> titles </w:t>
            </w:r>
            <w:r w:rsidR="00667B9E" w:rsidRPr="00073818">
              <w:rPr>
                <w:rFonts w:eastAsia="Times New Roman" w:cs="Arial"/>
                <w:bCs/>
                <w:highlight w:val="yellow"/>
                <w:lang w:val="en-US" w:eastAsia="en-GB"/>
              </w:rPr>
              <w:t>here, please add, where possible</w:t>
            </w:r>
            <w:r w:rsidR="00AF7863" w:rsidRPr="00073818">
              <w:rPr>
                <w:rFonts w:eastAsia="Times New Roman" w:cs="Arial"/>
                <w:bCs/>
                <w:highlight w:val="yellow"/>
                <w:lang w:val="en-US" w:eastAsia="en-GB"/>
              </w:rPr>
              <w:t>?</w:t>
            </w:r>
            <w:r w:rsidRPr="00073818">
              <w:rPr>
                <w:rFonts w:eastAsia="Times New Roman" w:cs="Arial"/>
                <w:bCs/>
                <w:highlight w:val="yellow"/>
                <w:lang w:val="en-US" w:eastAsia="en-GB"/>
              </w:rPr>
              <w:t xml:space="preserve"> We have deleted all info on </w:t>
            </w:r>
            <w:proofErr w:type="spellStart"/>
            <w:r w:rsidRPr="00073818">
              <w:rPr>
                <w:rFonts w:eastAsia="Times New Roman" w:cs="Arial"/>
                <w:bCs/>
                <w:highlight w:val="yellow"/>
                <w:lang w:val="en-US" w:eastAsia="en-GB"/>
              </w:rPr>
              <w:t>organisations</w:t>
            </w:r>
            <w:proofErr w:type="spellEnd"/>
            <w:r w:rsidRPr="00073818">
              <w:rPr>
                <w:rFonts w:eastAsia="Times New Roman" w:cs="Arial"/>
                <w:bCs/>
                <w:highlight w:val="yellow"/>
                <w:lang w:val="en-US" w:eastAsia="en-GB"/>
              </w:rPr>
              <w:t xml:space="preserve"> and countries as it is too much- Agree?</w:t>
            </w:r>
          </w:p>
          <w:p w14:paraId="30C2C2D6" w14:textId="77777777" w:rsidR="00AD329A" w:rsidRPr="00073818" w:rsidRDefault="00AD329A" w:rsidP="00505FA0">
            <w:pPr>
              <w:spacing w:after="0" w:line="270" w:lineRule="atLeast"/>
              <w:jc w:val="both"/>
              <w:rPr>
                <w:rFonts w:eastAsia="Times New Roman" w:cs="Arial"/>
                <w:bCs/>
                <w:lang w:val="en-US" w:eastAsia="en-GB"/>
              </w:rPr>
            </w:pPr>
            <w:r w:rsidRPr="00073818">
              <w:rPr>
                <w:rFonts w:eastAsia="Times New Roman" w:cs="Arial"/>
                <w:bCs/>
                <w:lang w:val="en-US" w:eastAsia="en-GB"/>
              </w:rPr>
              <w:t>Ms. Alicia Sánchez-Valverde Moreno</w:t>
            </w:r>
          </w:p>
          <w:p w14:paraId="3AB9540C" w14:textId="77777777" w:rsidR="00AD329A" w:rsidRPr="00073818" w:rsidRDefault="00AD329A" w:rsidP="00505FA0">
            <w:pPr>
              <w:spacing w:after="0" w:line="270" w:lineRule="atLeast"/>
              <w:jc w:val="both"/>
              <w:rPr>
                <w:rFonts w:eastAsia="Times New Roman" w:cs="Arial"/>
                <w:bCs/>
                <w:lang w:val="en-US" w:eastAsia="en-GB"/>
              </w:rPr>
            </w:pPr>
            <w:r w:rsidRPr="00073818">
              <w:rPr>
                <w:rFonts w:eastAsia="Times New Roman" w:cs="Arial"/>
                <w:bCs/>
                <w:lang w:val="en-US" w:eastAsia="en-GB"/>
              </w:rPr>
              <w:t>Mr. Javier Sancho</w:t>
            </w:r>
          </w:p>
          <w:p w14:paraId="72DA350F" w14:textId="5CF86F78" w:rsidR="00AD329A" w:rsidRPr="00073818" w:rsidRDefault="00AD329A" w:rsidP="00505FA0">
            <w:pPr>
              <w:spacing w:after="0" w:line="270" w:lineRule="atLeast"/>
              <w:jc w:val="both"/>
              <w:rPr>
                <w:rFonts w:eastAsia="Times New Roman" w:cs="Arial"/>
                <w:bCs/>
                <w:lang w:val="en-US" w:eastAsia="en-GB"/>
              </w:rPr>
            </w:pPr>
            <w:r w:rsidRPr="00073818">
              <w:rPr>
                <w:rFonts w:eastAsia="Times New Roman" w:cs="Arial"/>
                <w:bCs/>
                <w:lang w:val="en-US" w:eastAsia="en-GB"/>
                <w:rPrChange w:id="33" w:author="John Vijgen" w:date="2022-04-04T10:30:00Z">
                  <w:rPr>
                    <w:rFonts w:eastAsia="Times New Roman" w:cs="Arial"/>
                    <w:bCs/>
                    <w:lang w:val="de-DE" w:eastAsia="en-GB"/>
                  </w:rPr>
                </w:rPrChange>
              </w:rPr>
              <w:t xml:space="preserve">Ms. Susana </w:t>
            </w:r>
            <w:proofErr w:type="spellStart"/>
            <w:r w:rsidRPr="00073818">
              <w:rPr>
                <w:rFonts w:eastAsia="Times New Roman" w:cs="Arial"/>
                <w:bCs/>
                <w:lang w:val="en-US" w:eastAsia="en-GB"/>
                <w:rPrChange w:id="34" w:author="John Vijgen" w:date="2022-04-04T10:30:00Z">
                  <w:rPr>
                    <w:rFonts w:eastAsia="Times New Roman" w:cs="Arial"/>
                    <w:bCs/>
                    <w:lang w:val="de-DE" w:eastAsia="en-GB"/>
                  </w:rPr>
                </w:rPrChange>
              </w:rPr>
              <w:t>Úrbez</w:t>
            </w:r>
            <w:proofErr w:type="spellEnd"/>
            <w:r w:rsidRPr="00073818">
              <w:rPr>
                <w:rFonts w:eastAsia="Times New Roman" w:cs="Arial"/>
                <w:bCs/>
                <w:lang w:val="en-US" w:eastAsia="en-GB"/>
                <w:rPrChange w:id="35" w:author="John Vijgen" w:date="2022-04-04T10:30:00Z">
                  <w:rPr>
                    <w:rFonts w:eastAsia="Times New Roman" w:cs="Arial"/>
                    <w:bCs/>
                    <w:lang w:val="de-DE" w:eastAsia="en-GB"/>
                  </w:rPr>
                </w:rPrChange>
              </w:rPr>
              <w:t xml:space="preserve">, </w:t>
            </w:r>
            <w:proofErr w:type="spellStart"/>
            <w:r w:rsidRPr="00073818">
              <w:rPr>
                <w:rFonts w:eastAsia="Times New Roman" w:cs="Arial"/>
                <w:bCs/>
                <w:lang w:val="en-US" w:eastAsia="en-GB"/>
              </w:rPr>
              <w:t>Sarga</w:t>
            </w:r>
            <w:proofErr w:type="spellEnd"/>
          </w:p>
          <w:p w14:paraId="38328573" w14:textId="77777777" w:rsidR="00AD329A" w:rsidRPr="00073818" w:rsidRDefault="00AD329A" w:rsidP="00505FA0">
            <w:pPr>
              <w:spacing w:after="0" w:line="270" w:lineRule="atLeast"/>
              <w:jc w:val="both"/>
              <w:rPr>
                <w:rFonts w:eastAsia="Times New Roman" w:cs="Arial"/>
                <w:bCs/>
                <w:lang w:val="en-US" w:eastAsia="en-GB"/>
              </w:rPr>
            </w:pPr>
            <w:r w:rsidRPr="00073818">
              <w:rPr>
                <w:rFonts w:eastAsia="Times New Roman" w:cs="Arial"/>
                <w:bCs/>
                <w:lang w:val="en-US" w:eastAsia="en-GB"/>
              </w:rPr>
              <w:t xml:space="preserve">Mr. Alberto </w:t>
            </w:r>
            <w:proofErr w:type="spellStart"/>
            <w:r w:rsidRPr="00073818">
              <w:rPr>
                <w:rFonts w:eastAsia="Times New Roman" w:cs="Arial"/>
                <w:bCs/>
                <w:lang w:val="en-US" w:eastAsia="en-GB"/>
              </w:rPr>
              <w:t>Cobelo</w:t>
            </w:r>
            <w:proofErr w:type="spellEnd"/>
          </w:p>
          <w:p w14:paraId="05365024" w14:textId="77777777" w:rsidR="00AD329A" w:rsidRPr="00073818" w:rsidRDefault="00AD329A" w:rsidP="00505FA0">
            <w:pPr>
              <w:spacing w:after="0" w:line="270" w:lineRule="atLeast"/>
              <w:jc w:val="both"/>
              <w:rPr>
                <w:rFonts w:eastAsia="Times New Roman" w:cs="Arial"/>
                <w:bCs/>
                <w:lang w:val="en-US" w:eastAsia="en-GB"/>
              </w:rPr>
            </w:pPr>
            <w:r w:rsidRPr="00073818">
              <w:rPr>
                <w:rFonts w:eastAsia="Times New Roman" w:cs="Arial"/>
                <w:bCs/>
                <w:lang w:val="en-US" w:eastAsia="en-GB"/>
              </w:rPr>
              <w:t>Mr. Elena Cano</w:t>
            </w:r>
          </w:p>
          <w:p w14:paraId="0FAD33DF" w14:textId="6A566531" w:rsidR="00AD329A" w:rsidRPr="00073818" w:rsidRDefault="00AD329A" w:rsidP="00505FA0">
            <w:pPr>
              <w:spacing w:after="0" w:line="270" w:lineRule="atLeast"/>
              <w:jc w:val="both"/>
              <w:rPr>
                <w:rFonts w:eastAsia="Times New Roman" w:cs="Arial"/>
                <w:bCs/>
                <w:lang w:val="en-US" w:eastAsia="en-GB"/>
              </w:rPr>
            </w:pPr>
            <w:r w:rsidRPr="00073818">
              <w:rPr>
                <w:rFonts w:eastAsia="Times New Roman" w:cs="Arial"/>
                <w:bCs/>
                <w:lang w:val="en-US" w:eastAsia="en-GB"/>
              </w:rPr>
              <w:t xml:space="preserve">Ms. Elena </w:t>
            </w:r>
            <w:proofErr w:type="spellStart"/>
            <w:r w:rsidRPr="00073818">
              <w:rPr>
                <w:rFonts w:eastAsia="Times New Roman" w:cs="Arial"/>
                <w:bCs/>
                <w:lang w:val="en-US" w:eastAsia="en-GB"/>
              </w:rPr>
              <w:t>Nocito</w:t>
            </w:r>
            <w:proofErr w:type="spellEnd"/>
            <w:r w:rsidRPr="00073818">
              <w:rPr>
                <w:rFonts w:eastAsia="Times New Roman" w:cs="Arial"/>
                <w:bCs/>
                <w:lang w:val="en-US" w:eastAsia="en-GB"/>
              </w:rPr>
              <w:t xml:space="preserve"> Alegre </w:t>
            </w:r>
            <w:r w:rsidRPr="00073818">
              <w:rPr>
                <w:rFonts w:eastAsia="Times New Roman" w:cs="Arial"/>
                <w:bCs/>
                <w:highlight w:val="yellow"/>
                <w:lang w:val="en-US" w:eastAsia="en-GB"/>
              </w:rPr>
              <w:t>is that D</w:t>
            </w:r>
            <w:r w:rsidRPr="00073818">
              <w:rPr>
                <w:rFonts w:eastAsia="Times New Roman" w:cs="Arial"/>
                <w:bCs/>
                <w:lang w:val="en-US" w:eastAsia="en-GB"/>
              </w:rPr>
              <w:t>GA? or</w:t>
            </w:r>
          </w:p>
          <w:p w14:paraId="02ABADBC" w14:textId="6AB6DFDB" w:rsidR="00AD329A" w:rsidRPr="00073818" w:rsidRDefault="00AD329A" w:rsidP="00505FA0">
            <w:pPr>
              <w:spacing w:after="0" w:line="270" w:lineRule="atLeast"/>
              <w:jc w:val="both"/>
              <w:rPr>
                <w:rFonts w:eastAsia="Times New Roman" w:cs="Arial"/>
                <w:bCs/>
                <w:lang w:val="en-US" w:eastAsia="en-GB"/>
              </w:rPr>
            </w:pPr>
            <w:r w:rsidRPr="00073818">
              <w:rPr>
                <w:rFonts w:eastAsia="Times New Roman" w:cs="Arial"/>
                <w:bCs/>
                <w:lang w:val="en-US" w:eastAsia="en-GB"/>
              </w:rPr>
              <w:t xml:space="preserve">Mr. Enrique Martin </w:t>
            </w:r>
            <w:r w:rsidRPr="00073818">
              <w:rPr>
                <w:rFonts w:eastAsia="Times New Roman" w:cs="Arial"/>
                <w:bCs/>
                <w:highlight w:val="yellow"/>
                <w:lang w:val="en-US" w:eastAsia="en-GB"/>
              </w:rPr>
              <w:t>is that DGA??</w:t>
            </w:r>
          </w:p>
          <w:p w14:paraId="0F34AFDC" w14:textId="77777777" w:rsidR="00AD329A" w:rsidRPr="00073818" w:rsidRDefault="00AD329A" w:rsidP="00505FA0">
            <w:pPr>
              <w:spacing w:after="0" w:line="270" w:lineRule="atLeast"/>
              <w:jc w:val="both"/>
              <w:rPr>
                <w:rFonts w:eastAsia="Times New Roman" w:cs="Arial"/>
                <w:bCs/>
                <w:lang w:val="en-US" w:eastAsia="en-GB"/>
              </w:rPr>
            </w:pPr>
            <w:r w:rsidRPr="00073818">
              <w:rPr>
                <w:rFonts w:eastAsia="Times New Roman" w:cs="Arial"/>
                <w:bCs/>
                <w:lang w:val="en-US" w:eastAsia="en-GB"/>
              </w:rPr>
              <w:t xml:space="preserve">Mr. Jesús Fernández </w:t>
            </w:r>
            <w:proofErr w:type="spellStart"/>
            <w:r w:rsidRPr="00073818">
              <w:rPr>
                <w:rFonts w:eastAsia="Times New Roman" w:cs="Arial"/>
                <w:bCs/>
                <w:lang w:val="en-US" w:eastAsia="en-GB"/>
              </w:rPr>
              <w:t>Cascán</w:t>
            </w:r>
            <w:proofErr w:type="spellEnd"/>
          </w:p>
          <w:p w14:paraId="734B44FE" w14:textId="77777777" w:rsidR="00AD329A" w:rsidRPr="00073818" w:rsidRDefault="00AD329A" w:rsidP="00505FA0">
            <w:pPr>
              <w:spacing w:after="0" w:line="270" w:lineRule="atLeast"/>
              <w:jc w:val="both"/>
              <w:rPr>
                <w:rFonts w:eastAsia="Times New Roman" w:cs="Arial"/>
                <w:bCs/>
                <w:lang w:val="en-US" w:eastAsia="en-GB"/>
              </w:rPr>
            </w:pPr>
            <w:r w:rsidRPr="00073818">
              <w:rPr>
                <w:rFonts w:eastAsia="Times New Roman" w:cs="Arial"/>
                <w:bCs/>
                <w:lang w:val="en-US" w:eastAsia="en-GB"/>
              </w:rPr>
              <w:t xml:space="preserve">Mr. Juan Carlos </w:t>
            </w:r>
            <w:proofErr w:type="spellStart"/>
            <w:r w:rsidRPr="00073818">
              <w:rPr>
                <w:rFonts w:eastAsia="Times New Roman" w:cs="Arial"/>
                <w:bCs/>
                <w:lang w:val="en-US" w:eastAsia="en-GB"/>
              </w:rPr>
              <w:t>Rabal</w:t>
            </w:r>
            <w:proofErr w:type="spellEnd"/>
          </w:p>
          <w:p w14:paraId="29A2AC5A" w14:textId="04BEA9A8" w:rsidR="00AD329A" w:rsidRPr="00073818" w:rsidRDefault="00AD329A" w:rsidP="00505FA0">
            <w:pPr>
              <w:spacing w:after="0" w:line="270" w:lineRule="atLeast"/>
              <w:jc w:val="both"/>
              <w:rPr>
                <w:rFonts w:eastAsia="Times New Roman" w:cs="Arial"/>
                <w:bCs/>
                <w:lang w:val="en-US" w:eastAsia="en-GB"/>
              </w:rPr>
            </w:pPr>
            <w:r w:rsidRPr="00073818">
              <w:rPr>
                <w:rFonts w:eastAsia="Times New Roman" w:cs="Arial"/>
                <w:bCs/>
                <w:lang w:val="en-US" w:eastAsia="en-GB"/>
              </w:rPr>
              <w:t xml:space="preserve">Mr. Joaquín </w:t>
            </w:r>
            <w:proofErr w:type="spellStart"/>
            <w:r w:rsidRPr="00073818">
              <w:rPr>
                <w:rFonts w:eastAsia="Times New Roman" w:cs="Arial"/>
                <w:bCs/>
                <w:lang w:val="en-US" w:eastAsia="en-GB"/>
              </w:rPr>
              <w:t>Guadaño</w:t>
            </w:r>
            <w:proofErr w:type="spellEnd"/>
          </w:p>
          <w:p w14:paraId="60BAB7B5" w14:textId="77777777" w:rsidR="00AD329A" w:rsidRPr="00073818" w:rsidRDefault="00AD329A" w:rsidP="00505FA0">
            <w:pPr>
              <w:spacing w:after="0" w:line="270" w:lineRule="atLeast"/>
              <w:jc w:val="both"/>
              <w:rPr>
                <w:rFonts w:eastAsia="Times New Roman" w:cs="Arial"/>
                <w:b/>
                <w:lang w:val="en-US" w:eastAsia="en-GB"/>
              </w:rPr>
            </w:pPr>
          </w:p>
          <w:p w14:paraId="762691BD" w14:textId="77777777" w:rsidR="00AD329A" w:rsidRPr="00073818" w:rsidRDefault="00AD329A" w:rsidP="00505FA0">
            <w:pPr>
              <w:spacing w:after="0" w:line="270" w:lineRule="atLeast"/>
              <w:jc w:val="both"/>
              <w:rPr>
                <w:rFonts w:eastAsia="Times New Roman" w:cs="Arial"/>
                <w:b/>
                <w:lang w:val="en-US" w:eastAsia="en-GB"/>
              </w:rPr>
            </w:pPr>
            <w:r w:rsidRPr="00073818">
              <w:rPr>
                <w:rFonts w:eastAsia="Times New Roman" w:cs="Arial"/>
                <w:b/>
                <w:lang w:val="en-US" w:eastAsia="en-GB"/>
              </w:rPr>
              <w:t>International Organizing Committee</w:t>
            </w:r>
          </w:p>
          <w:p w14:paraId="40B1EA95" w14:textId="77777777" w:rsidR="00AD329A" w:rsidRPr="00073818" w:rsidRDefault="00AD329A" w:rsidP="00505FA0">
            <w:pPr>
              <w:spacing w:after="0" w:line="270" w:lineRule="atLeast"/>
              <w:jc w:val="both"/>
              <w:rPr>
                <w:rFonts w:eastAsia="Times New Roman" w:cs="Arial"/>
                <w:bCs/>
                <w:lang w:val="en-US" w:eastAsia="en-GB"/>
              </w:rPr>
            </w:pPr>
            <w:r w:rsidRPr="00073818">
              <w:rPr>
                <w:rFonts w:eastAsia="Times New Roman" w:cs="Arial"/>
                <w:bCs/>
                <w:lang w:val="en-US" w:eastAsia="en-GB"/>
              </w:rPr>
              <w:t xml:space="preserve">Dr. </w:t>
            </w:r>
            <w:proofErr w:type="spellStart"/>
            <w:r w:rsidRPr="00073818">
              <w:rPr>
                <w:rFonts w:eastAsia="Times New Roman" w:cs="Arial"/>
                <w:bCs/>
                <w:lang w:val="en-US" w:eastAsia="en-GB"/>
              </w:rPr>
              <w:t>Archalus</w:t>
            </w:r>
            <w:proofErr w:type="spellEnd"/>
            <w:r w:rsidRPr="00073818">
              <w:rPr>
                <w:rFonts w:eastAsia="Times New Roman" w:cs="Arial"/>
                <w:bCs/>
                <w:lang w:val="en-US" w:eastAsia="en-GB"/>
              </w:rPr>
              <w:t xml:space="preserve"> </w:t>
            </w:r>
            <w:proofErr w:type="spellStart"/>
            <w:r w:rsidRPr="00073818">
              <w:rPr>
                <w:rFonts w:eastAsia="Times New Roman" w:cs="Arial"/>
                <w:bCs/>
                <w:lang w:val="en-US" w:eastAsia="en-GB"/>
              </w:rPr>
              <w:t>Tcheknavorian</w:t>
            </w:r>
            <w:proofErr w:type="spellEnd"/>
          </w:p>
          <w:p w14:paraId="048137C4" w14:textId="77777777" w:rsidR="00AD329A" w:rsidRPr="00073818" w:rsidRDefault="00AD329A" w:rsidP="00505FA0">
            <w:pPr>
              <w:spacing w:after="0" w:line="270" w:lineRule="atLeast"/>
              <w:jc w:val="both"/>
              <w:rPr>
                <w:rFonts w:eastAsia="Times New Roman" w:cs="Arial"/>
                <w:bCs/>
                <w:lang w:val="en-US" w:eastAsia="en-GB"/>
              </w:rPr>
            </w:pPr>
            <w:r w:rsidRPr="00073818">
              <w:rPr>
                <w:rFonts w:eastAsia="Times New Roman" w:cs="Arial"/>
                <w:bCs/>
                <w:lang w:val="en-US" w:eastAsia="en-GB"/>
              </w:rPr>
              <w:t>M.Sc. Bram de Borst</w:t>
            </w:r>
          </w:p>
          <w:p w14:paraId="6C450150" w14:textId="77777777" w:rsidR="00AD329A" w:rsidRPr="00073818" w:rsidRDefault="00AD329A" w:rsidP="00505FA0">
            <w:pPr>
              <w:spacing w:after="0" w:line="270" w:lineRule="atLeast"/>
              <w:jc w:val="both"/>
              <w:rPr>
                <w:rFonts w:eastAsia="Times New Roman" w:cs="Arial"/>
                <w:bCs/>
                <w:lang w:val="en-US" w:eastAsia="en-GB"/>
              </w:rPr>
            </w:pPr>
            <w:r w:rsidRPr="00073818">
              <w:rPr>
                <w:rFonts w:eastAsia="Times New Roman" w:cs="Arial"/>
                <w:bCs/>
                <w:lang w:val="en-US" w:eastAsia="en-GB"/>
              </w:rPr>
              <w:t xml:space="preserve">Prof. Dr. Ivan </w:t>
            </w:r>
            <w:proofErr w:type="spellStart"/>
            <w:r w:rsidRPr="00073818">
              <w:rPr>
                <w:rFonts w:eastAsia="Times New Roman" w:cs="Arial"/>
                <w:bCs/>
                <w:lang w:val="en-US" w:eastAsia="en-GB"/>
              </w:rPr>
              <w:t>Holoubek</w:t>
            </w:r>
            <w:proofErr w:type="spellEnd"/>
          </w:p>
          <w:p w14:paraId="2E505339" w14:textId="77777777" w:rsidR="00AD329A" w:rsidRPr="00073818" w:rsidRDefault="00AD329A" w:rsidP="00505FA0">
            <w:pPr>
              <w:spacing w:after="0" w:line="270" w:lineRule="atLeast"/>
              <w:jc w:val="both"/>
              <w:rPr>
                <w:rFonts w:eastAsia="Times New Roman" w:cs="Arial"/>
                <w:bCs/>
                <w:lang w:val="en-US" w:eastAsia="en-GB"/>
              </w:rPr>
            </w:pPr>
            <w:r w:rsidRPr="00073818">
              <w:rPr>
                <w:rFonts w:eastAsia="Times New Roman" w:cs="Arial"/>
                <w:bCs/>
                <w:lang w:val="en-US" w:eastAsia="en-GB"/>
              </w:rPr>
              <w:t>M.Sc. John Vijgen (Chair)</w:t>
            </w:r>
          </w:p>
          <w:p w14:paraId="5A95809B" w14:textId="77777777" w:rsidR="00AD329A" w:rsidRPr="00073818" w:rsidRDefault="00AD329A" w:rsidP="00505FA0">
            <w:pPr>
              <w:spacing w:after="0" w:line="270" w:lineRule="atLeast"/>
              <w:jc w:val="both"/>
              <w:rPr>
                <w:rFonts w:eastAsia="Times New Roman" w:cs="Arial"/>
                <w:bCs/>
                <w:lang w:val="en-US" w:eastAsia="en-GB"/>
              </w:rPr>
            </w:pPr>
            <w:r w:rsidRPr="00073818">
              <w:rPr>
                <w:rFonts w:eastAsia="Times New Roman" w:cs="Arial"/>
                <w:bCs/>
                <w:lang w:val="en-US" w:eastAsia="en-GB"/>
              </w:rPr>
              <w:t xml:space="preserve">Prof. </w:t>
            </w:r>
            <w:r w:rsidRPr="001C73B4">
              <w:rPr>
                <w:rFonts w:eastAsia="Times New Roman" w:cs="Arial"/>
                <w:bCs/>
                <w:highlight w:val="green"/>
                <w:lang w:val="en-US" w:eastAsia="en-GB"/>
              </w:rPr>
              <w:t>Dr. Dr.</w:t>
            </w:r>
            <w:r w:rsidRPr="00073818">
              <w:rPr>
                <w:rFonts w:eastAsia="Times New Roman" w:cs="Arial"/>
                <w:bCs/>
                <w:lang w:val="en-US" w:eastAsia="en-GB"/>
              </w:rPr>
              <w:t xml:space="preserve"> Konstantin </w:t>
            </w:r>
            <w:proofErr w:type="spellStart"/>
            <w:r w:rsidRPr="00073818">
              <w:rPr>
                <w:rFonts w:eastAsia="Times New Roman" w:cs="Arial"/>
                <w:bCs/>
                <w:lang w:val="en-US" w:eastAsia="en-GB"/>
              </w:rPr>
              <w:t>Terytze</w:t>
            </w:r>
            <w:proofErr w:type="spellEnd"/>
          </w:p>
          <w:p w14:paraId="34739E6A" w14:textId="77777777" w:rsidR="00AD329A" w:rsidRPr="00073818" w:rsidRDefault="00AD329A" w:rsidP="00505FA0">
            <w:pPr>
              <w:spacing w:after="0" w:line="270" w:lineRule="atLeast"/>
              <w:jc w:val="both"/>
              <w:rPr>
                <w:rFonts w:eastAsia="Times New Roman" w:cs="Arial"/>
                <w:bCs/>
                <w:i/>
                <w:iCs/>
                <w:lang w:val="en-US" w:eastAsia="en-GB"/>
                <w:rPrChange w:id="36" w:author="John Vijgen" w:date="2022-04-04T10:30:00Z">
                  <w:rPr>
                    <w:rFonts w:eastAsia="Times New Roman" w:cs="Arial"/>
                    <w:bCs/>
                    <w:i/>
                    <w:iCs/>
                    <w:lang w:val="de-DE" w:eastAsia="en-GB"/>
                  </w:rPr>
                </w:rPrChange>
              </w:rPr>
            </w:pPr>
            <w:r w:rsidRPr="00073818">
              <w:rPr>
                <w:rFonts w:eastAsia="Times New Roman" w:cs="Arial"/>
                <w:bCs/>
                <w:i/>
                <w:iCs/>
                <w:lang w:val="en-US" w:eastAsia="en-GB"/>
                <w:rPrChange w:id="37" w:author="John Vijgen" w:date="2022-04-04T10:30:00Z">
                  <w:rPr>
                    <w:rFonts w:eastAsia="Times New Roman" w:cs="Arial"/>
                    <w:bCs/>
                    <w:i/>
                    <w:iCs/>
                    <w:lang w:val="de-DE" w:eastAsia="en-GB"/>
                  </w:rPr>
                </w:rPrChange>
              </w:rPr>
              <w:t>MSc. Mark Davis</w:t>
            </w:r>
          </w:p>
          <w:p w14:paraId="529115C2" w14:textId="04B6C52E" w:rsidR="00AD329A" w:rsidRPr="00073818" w:rsidRDefault="00AD329A" w:rsidP="00505FA0">
            <w:pPr>
              <w:spacing w:after="0" w:line="270" w:lineRule="atLeast"/>
              <w:jc w:val="both"/>
              <w:rPr>
                <w:rFonts w:eastAsia="Times New Roman" w:cs="Arial"/>
                <w:bCs/>
                <w:lang w:val="en-US" w:eastAsia="en-GB"/>
                <w:rPrChange w:id="38" w:author="John Vijgen" w:date="2022-04-04T10:30:00Z">
                  <w:rPr>
                    <w:rFonts w:eastAsia="Times New Roman" w:cs="Arial"/>
                    <w:bCs/>
                    <w:lang w:val="de-DE" w:eastAsia="en-GB"/>
                  </w:rPr>
                </w:rPrChange>
              </w:rPr>
            </w:pPr>
            <w:r w:rsidRPr="00073818">
              <w:rPr>
                <w:rFonts w:eastAsia="Times New Roman" w:cs="Arial"/>
                <w:bCs/>
                <w:lang w:val="en-US" w:eastAsia="en-GB"/>
                <w:rPrChange w:id="39" w:author="John Vijgen" w:date="2022-04-04T10:30:00Z">
                  <w:rPr>
                    <w:rFonts w:eastAsia="Times New Roman" w:cs="Arial"/>
                    <w:bCs/>
                    <w:lang w:val="de-DE" w:eastAsia="en-GB"/>
                  </w:rPr>
                </w:rPrChange>
              </w:rPr>
              <w:t xml:space="preserve">MSc. Ms. Neel </w:t>
            </w:r>
            <w:proofErr w:type="spellStart"/>
            <w:r w:rsidRPr="00073818">
              <w:rPr>
                <w:rFonts w:eastAsia="Times New Roman" w:cs="Arial"/>
                <w:bCs/>
                <w:lang w:val="en-US" w:eastAsia="en-GB"/>
                <w:rPrChange w:id="40" w:author="John Vijgen" w:date="2022-04-04T10:30:00Z">
                  <w:rPr>
                    <w:rFonts w:eastAsia="Times New Roman" w:cs="Arial"/>
                    <w:bCs/>
                    <w:lang w:val="de-DE" w:eastAsia="en-GB"/>
                  </w:rPr>
                </w:rPrChange>
              </w:rPr>
              <w:t>Stroebaek</w:t>
            </w:r>
            <w:proofErr w:type="spellEnd"/>
          </w:p>
          <w:p w14:paraId="22FC97BC" w14:textId="77777777" w:rsidR="00AD329A" w:rsidRPr="00073818" w:rsidRDefault="00AD329A" w:rsidP="00505FA0">
            <w:pPr>
              <w:spacing w:after="0" w:line="270" w:lineRule="atLeast"/>
              <w:jc w:val="both"/>
              <w:rPr>
                <w:rFonts w:eastAsia="Times New Roman" w:cs="Arial"/>
                <w:bCs/>
                <w:lang w:val="en-US" w:eastAsia="en-GB"/>
              </w:rPr>
            </w:pPr>
            <w:r w:rsidRPr="00073818">
              <w:rPr>
                <w:rFonts w:eastAsia="Times New Roman" w:cs="Arial"/>
                <w:bCs/>
                <w:lang w:val="en-US" w:eastAsia="en-GB"/>
              </w:rPr>
              <w:t>Dr. Roland Weber</w:t>
            </w:r>
          </w:p>
          <w:p w14:paraId="4F55BC1F" w14:textId="77777777" w:rsidR="00AD329A" w:rsidRPr="00073818" w:rsidRDefault="00AD329A" w:rsidP="00505FA0">
            <w:pPr>
              <w:spacing w:after="0" w:line="270" w:lineRule="atLeast"/>
              <w:jc w:val="both"/>
              <w:rPr>
                <w:rFonts w:eastAsia="Times New Roman" w:cs="Arial"/>
                <w:bCs/>
                <w:lang w:val="en-US" w:eastAsia="en-GB"/>
              </w:rPr>
            </w:pPr>
            <w:r w:rsidRPr="00073818">
              <w:rPr>
                <w:rFonts w:eastAsia="Times New Roman" w:cs="Arial"/>
                <w:bCs/>
                <w:lang w:val="en-US" w:eastAsia="en-GB"/>
              </w:rPr>
              <w:t xml:space="preserve">Dr. Tomasz </w:t>
            </w:r>
            <w:proofErr w:type="spellStart"/>
            <w:r w:rsidRPr="00073818">
              <w:rPr>
                <w:rFonts w:eastAsia="Times New Roman" w:cs="Arial"/>
                <w:bCs/>
                <w:lang w:val="en-US" w:eastAsia="en-GB"/>
              </w:rPr>
              <w:t>Stobiecki</w:t>
            </w:r>
            <w:proofErr w:type="spellEnd"/>
          </w:p>
          <w:p w14:paraId="271ECD47" w14:textId="636E622E" w:rsidR="00AD329A" w:rsidRPr="00073818" w:rsidRDefault="00AD329A" w:rsidP="00505FA0">
            <w:pPr>
              <w:spacing w:after="0" w:line="270" w:lineRule="atLeast"/>
              <w:jc w:val="both"/>
              <w:rPr>
                <w:rFonts w:eastAsia="Times New Roman" w:cs="Arial"/>
                <w:i/>
                <w:iCs/>
                <w:color w:val="000000" w:themeColor="text1"/>
                <w:lang w:val="en-US" w:eastAsia="en-GB"/>
              </w:rPr>
            </w:pPr>
            <w:r w:rsidRPr="00073818">
              <w:rPr>
                <w:rFonts w:eastAsia="Times New Roman" w:cs="Arial"/>
                <w:bCs/>
                <w:i/>
                <w:iCs/>
                <w:lang w:val="en-US" w:eastAsia="en-GB"/>
              </w:rPr>
              <w:t>Prof. Dr. Walter Giger</w:t>
            </w:r>
            <w:r w:rsidR="001C73B4">
              <w:rPr>
                <w:rFonts w:eastAsia="Times New Roman" w:cs="Arial"/>
                <w:bCs/>
                <w:i/>
                <w:iCs/>
                <w:lang w:val="en-US" w:eastAsia="en-GB"/>
              </w:rPr>
              <w:t xml:space="preserve"> </w:t>
            </w:r>
            <w:r w:rsidR="001C73B4" w:rsidRPr="001C73B4">
              <w:rPr>
                <w:rFonts w:eastAsia="Times New Roman" w:cs="Arial"/>
                <w:bCs/>
                <w:i/>
                <w:iCs/>
                <w:highlight w:val="green"/>
                <w:lang w:val="en-US" w:eastAsia="en-GB"/>
              </w:rPr>
              <w:t>– why some of them are in italic font?</w:t>
            </w:r>
          </w:p>
        </w:tc>
      </w:tr>
    </w:tbl>
    <w:p w14:paraId="1CDE6DEA" w14:textId="77777777" w:rsidR="002B1DC6" w:rsidRPr="00073818" w:rsidRDefault="002B1DC6">
      <w:pPr>
        <w:spacing w:after="0" w:line="240" w:lineRule="auto"/>
        <w:rPr>
          <w:rFonts w:ascii="Verdana" w:eastAsia="Times New Roman" w:hAnsi="Verdana"/>
          <w:b/>
          <w:bCs/>
          <w:color w:val="909B7A"/>
          <w:sz w:val="24"/>
          <w:szCs w:val="24"/>
          <w:lang w:val="en-US" w:eastAsia="en-GB"/>
        </w:rPr>
      </w:pPr>
      <w:r w:rsidRPr="00073818">
        <w:rPr>
          <w:rFonts w:ascii="Verdana" w:eastAsia="Times New Roman" w:hAnsi="Verdana"/>
          <w:b/>
          <w:bCs/>
          <w:color w:val="909B7A"/>
          <w:sz w:val="24"/>
          <w:szCs w:val="24"/>
          <w:lang w:val="en-US" w:eastAsia="en-GB"/>
        </w:rPr>
        <w:br w:type="page"/>
      </w:r>
    </w:p>
    <w:p w14:paraId="0DA3E78B" w14:textId="00C84F6E" w:rsidR="002A24E2" w:rsidRPr="00B323DD" w:rsidRDefault="002A24E2" w:rsidP="00CC5961">
      <w:pPr>
        <w:shd w:val="clear" w:color="auto" w:fill="FFFFFF"/>
        <w:spacing w:after="0" w:line="240" w:lineRule="auto"/>
        <w:jc w:val="both"/>
        <w:outlineLvl w:val="2"/>
        <w:rPr>
          <w:rFonts w:ascii="Verdana" w:eastAsia="Times New Roman" w:hAnsi="Verdana"/>
          <w:b/>
          <w:bCs/>
          <w:color w:val="657A3C"/>
          <w:sz w:val="24"/>
          <w:szCs w:val="24"/>
          <w:lang w:val="en-US" w:eastAsia="en-GB"/>
        </w:rPr>
      </w:pPr>
      <w:r w:rsidRPr="00B323DD">
        <w:rPr>
          <w:rFonts w:ascii="Verdana" w:eastAsia="Times New Roman" w:hAnsi="Verdana"/>
          <w:b/>
          <w:bCs/>
          <w:color w:val="657A3C"/>
          <w:sz w:val="24"/>
          <w:szCs w:val="24"/>
          <w:lang w:val="en-US" w:eastAsia="en-GB"/>
        </w:rPr>
        <w:lastRenderedPageBreak/>
        <w:t>Topics</w:t>
      </w:r>
    </w:p>
    <w:p w14:paraId="222247BC" w14:textId="77777777" w:rsidR="00B323DD" w:rsidRPr="00B323DD" w:rsidRDefault="00B323DD" w:rsidP="00CC5961">
      <w:pPr>
        <w:shd w:val="clear" w:color="auto" w:fill="FFFFFF"/>
        <w:spacing w:after="0" w:line="240" w:lineRule="auto"/>
        <w:jc w:val="both"/>
        <w:outlineLvl w:val="2"/>
        <w:rPr>
          <w:rFonts w:ascii="Verdana" w:eastAsia="Times New Roman" w:hAnsi="Verdana"/>
          <w:b/>
          <w:bCs/>
          <w:color w:val="4F6228" w:themeColor="accent3" w:themeShade="80"/>
          <w:sz w:val="24"/>
          <w:szCs w:val="24"/>
          <w:lang w:val="en-US" w:eastAsia="en-GB"/>
        </w:rPr>
      </w:pPr>
    </w:p>
    <w:p w14:paraId="63F6840E" w14:textId="30E687F0" w:rsidR="002A24E2" w:rsidRPr="00073818" w:rsidRDefault="004C3EA9" w:rsidP="00CC5961">
      <w:pPr>
        <w:shd w:val="clear" w:color="auto" w:fill="FFFFFF"/>
        <w:spacing w:before="75" w:after="75" w:line="270" w:lineRule="atLeast"/>
        <w:jc w:val="both"/>
        <w:rPr>
          <w:rFonts w:eastAsia="Times New Roman" w:cs="Arial"/>
          <w:sz w:val="24"/>
          <w:szCs w:val="24"/>
          <w:lang w:val="en-US" w:eastAsia="en-GB"/>
        </w:rPr>
      </w:pPr>
      <w:r w:rsidRPr="00073818">
        <w:rPr>
          <w:rFonts w:eastAsia="Times New Roman" w:cs="Arial"/>
          <w:b/>
          <w:bCs/>
          <w:sz w:val="24"/>
          <w:szCs w:val="24"/>
          <w:lang w:val="en-US" w:eastAsia="en-GB"/>
        </w:rPr>
        <w:t>Interested</w:t>
      </w:r>
      <w:r w:rsidRPr="00073818">
        <w:rPr>
          <w:rFonts w:eastAsia="Times New Roman" w:cs="Arial"/>
          <w:sz w:val="24"/>
          <w:szCs w:val="24"/>
          <w:lang w:val="en-US" w:eastAsia="en-GB"/>
        </w:rPr>
        <w:t xml:space="preserve"> </w:t>
      </w:r>
      <w:r w:rsidRPr="00073818">
        <w:rPr>
          <w:rFonts w:eastAsia="Times New Roman" w:cs="Arial"/>
          <w:b/>
          <w:bCs/>
          <w:sz w:val="24"/>
          <w:szCs w:val="24"/>
          <w:lang w:val="en-US" w:eastAsia="en-GB"/>
        </w:rPr>
        <w:t>s</w:t>
      </w:r>
      <w:r w:rsidR="003C4FD9" w:rsidRPr="00073818">
        <w:rPr>
          <w:rFonts w:eastAsia="Times New Roman" w:cs="Arial"/>
          <w:b/>
          <w:bCs/>
          <w:sz w:val="24"/>
          <w:szCs w:val="24"/>
          <w:lang w:val="en-US" w:eastAsia="en-GB"/>
        </w:rPr>
        <w:t>p</w:t>
      </w:r>
      <w:r w:rsidR="0066591F" w:rsidRPr="00073818">
        <w:rPr>
          <w:rFonts w:eastAsia="Times New Roman" w:cs="Arial"/>
          <w:b/>
          <w:bCs/>
          <w:sz w:val="24"/>
          <w:szCs w:val="24"/>
          <w:lang w:val="en-US" w:eastAsia="en-GB"/>
        </w:rPr>
        <w:t>onsor</w:t>
      </w:r>
      <w:r w:rsidR="00F36AD5" w:rsidRPr="00073818">
        <w:rPr>
          <w:rFonts w:eastAsia="Times New Roman" w:cs="Arial"/>
          <w:b/>
          <w:bCs/>
          <w:sz w:val="24"/>
          <w:szCs w:val="24"/>
          <w:lang w:val="en-US" w:eastAsia="en-GB"/>
        </w:rPr>
        <w:t>s are invited to submit proposals for</w:t>
      </w:r>
      <w:r w:rsidR="0066591F" w:rsidRPr="00073818">
        <w:rPr>
          <w:rFonts w:eastAsia="Times New Roman" w:cs="Arial"/>
          <w:b/>
          <w:bCs/>
          <w:sz w:val="24"/>
          <w:szCs w:val="24"/>
          <w:lang w:val="en-US" w:eastAsia="en-GB"/>
        </w:rPr>
        <w:t xml:space="preserve"> </w:t>
      </w:r>
      <w:r w:rsidRPr="00073818">
        <w:rPr>
          <w:rFonts w:eastAsia="Times New Roman" w:cs="Arial"/>
          <w:b/>
          <w:bCs/>
          <w:sz w:val="24"/>
          <w:szCs w:val="24"/>
          <w:lang w:val="en-US" w:eastAsia="en-GB"/>
        </w:rPr>
        <w:t xml:space="preserve">sponsored </w:t>
      </w:r>
      <w:r w:rsidR="003C4FD9" w:rsidRPr="00073818">
        <w:rPr>
          <w:rFonts w:eastAsia="Times New Roman" w:cs="Arial"/>
          <w:b/>
          <w:bCs/>
          <w:sz w:val="24"/>
          <w:szCs w:val="24"/>
          <w:lang w:val="en-US" w:eastAsia="en-GB"/>
        </w:rPr>
        <w:t>workshops</w:t>
      </w:r>
      <w:r w:rsidR="00E2554A" w:rsidRPr="00073818">
        <w:rPr>
          <w:rFonts w:eastAsia="Times New Roman" w:cs="Arial"/>
          <w:b/>
          <w:bCs/>
          <w:sz w:val="24"/>
          <w:szCs w:val="24"/>
          <w:lang w:val="en-US" w:eastAsia="en-GB"/>
        </w:rPr>
        <w:t>.</w:t>
      </w:r>
      <w:r w:rsidR="003C4FD9" w:rsidRPr="00073818">
        <w:rPr>
          <w:rFonts w:eastAsia="Times New Roman" w:cs="Arial"/>
          <w:sz w:val="24"/>
          <w:szCs w:val="24"/>
          <w:lang w:val="en-US" w:eastAsia="en-GB"/>
        </w:rPr>
        <w:t xml:space="preserve"> </w:t>
      </w:r>
      <w:r w:rsidR="00E2554A" w:rsidRPr="00073818">
        <w:rPr>
          <w:rFonts w:eastAsia="Times New Roman" w:cs="Arial"/>
          <w:sz w:val="24"/>
          <w:szCs w:val="24"/>
          <w:lang w:val="en-US" w:eastAsia="en-GB"/>
        </w:rPr>
        <w:t>I</w:t>
      </w:r>
      <w:r w:rsidR="003C4FD9" w:rsidRPr="00073818">
        <w:rPr>
          <w:rFonts w:eastAsia="Times New Roman" w:cs="Arial"/>
          <w:sz w:val="24"/>
          <w:szCs w:val="24"/>
          <w:lang w:val="en-US" w:eastAsia="en-GB"/>
        </w:rPr>
        <w:t>n this</w:t>
      </w:r>
      <w:r w:rsidR="001600A3" w:rsidRPr="00073818">
        <w:rPr>
          <w:rFonts w:eastAsia="Times New Roman" w:cs="Arial"/>
          <w:sz w:val="24"/>
          <w:szCs w:val="24"/>
          <w:lang w:val="en-US" w:eastAsia="en-GB"/>
        </w:rPr>
        <w:t xml:space="preserve"> preliminary version </w:t>
      </w:r>
      <w:r w:rsidR="000849AF" w:rsidRPr="00073818">
        <w:rPr>
          <w:rFonts w:eastAsia="Times New Roman" w:cs="Arial"/>
          <w:sz w:val="24"/>
          <w:szCs w:val="24"/>
          <w:lang w:val="en-US" w:eastAsia="en-GB"/>
        </w:rPr>
        <w:t>and a number of</w:t>
      </w:r>
      <w:r w:rsidR="00424C32" w:rsidRPr="00073818">
        <w:rPr>
          <w:rFonts w:eastAsia="Times New Roman" w:cs="Arial"/>
          <w:sz w:val="24"/>
          <w:szCs w:val="24"/>
          <w:lang w:val="en-US" w:eastAsia="en-GB"/>
        </w:rPr>
        <w:t xml:space="preserve"> </w:t>
      </w:r>
      <w:r w:rsidRPr="00073818">
        <w:rPr>
          <w:rFonts w:eastAsia="Times New Roman" w:cs="Arial"/>
          <w:sz w:val="24"/>
          <w:szCs w:val="24"/>
          <w:lang w:val="en-US" w:eastAsia="en-GB"/>
        </w:rPr>
        <w:t>t</w:t>
      </w:r>
      <w:r w:rsidR="00424C32" w:rsidRPr="00073818">
        <w:rPr>
          <w:rFonts w:eastAsia="Times New Roman" w:cs="Arial"/>
          <w:sz w:val="24"/>
          <w:szCs w:val="24"/>
          <w:lang w:val="en-US" w:eastAsia="en-GB"/>
        </w:rPr>
        <w:t>opics</w:t>
      </w:r>
      <w:r w:rsidR="0066591F" w:rsidRPr="00073818">
        <w:rPr>
          <w:rFonts w:eastAsia="Times New Roman" w:cs="Arial"/>
          <w:sz w:val="24"/>
          <w:szCs w:val="24"/>
          <w:lang w:val="en-US" w:eastAsia="en-GB"/>
        </w:rPr>
        <w:t xml:space="preserve"> and projects</w:t>
      </w:r>
      <w:r w:rsidR="000849AF" w:rsidRPr="00073818">
        <w:rPr>
          <w:rFonts w:eastAsia="Times New Roman" w:cs="Arial"/>
          <w:sz w:val="24"/>
          <w:szCs w:val="24"/>
          <w:lang w:val="en-US" w:eastAsia="en-GB"/>
        </w:rPr>
        <w:t xml:space="preserve"> are proposed, </w:t>
      </w:r>
      <w:r w:rsidR="00A7051F" w:rsidRPr="00073818">
        <w:rPr>
          <w:rFonts w:eastAsia="Times New Roman" w:cs="Arial"/>
          <w:sz w:val="24"/>
          <w:szCs w:val="24"/>
          <w:lang w:val="en-US" w:eastAsia="en-GB"/>
        </w:rPr>
        <w:t>and</w:t>
      </w:r>
      <w:r w:rsidR="000849AF" w:rsidRPr="00073818">
        <w:rPr>
          <w:rFonts w:eastAsia="Times New Roman" w:cs="Arial"/>
          <w:sz w:val="24"/>
          <w:szCs w:val="24"/>
          <w:lang w:val="en-US" w:eastAsia="en-GB"/>
        </w:rPr>
        <w:t xml:space="preserve"> other proposals </w:t>
      </w:r>
      <w:r w:rsidR="00E2554A" w:rsidRPr="00073818">
        <w:rPr>
          <w:rFonts w:eastAsia="Times New Roman" w:cs="Arial"/>
          <w:sz w:val="24"/>
          <w:szCs w:val="24"/>
          <w:lang w:val="en-US" w:eastAsia="en-GB"/>
        </w:rPr>
        <w:t xml:space="preserve">or combination of proposed ones </w:t>
      </w:r>
      <w:r w:rsidR="000849AF" w:rsidRPr="00073818">
        <w:rPr>
          <w:rFonts w:eastAsia="Times New Roman" w:cs="Arial"/>
          <w:sz w:val="24"/>
          <w:szCs w:val="24"/>
          <w:lang w:val="en-US" w:eastAsia="en-GB"/>
        </w:rPr>
        <w:t>are most welcome</w:t>
      </w:r>
      <w:r w:rsidR="001600A3" w:rsidRPr="00073818">
        <w:rPr>
          <w:rFonts w:eastAsia="Times New Roman" w:cs="Arial"/>
          <w:sz w:val="24"/>
          <w:szCs w:val="24"/>
          <w:lang w:val="en-US" w:eastAsia="en-GB"/>
        </w:rPr>
        <w:t>:</w:t>
      </w:r>
    </w:p>
    <w:p w14:paraId="0334EEA6" w14:textId="77777777" w:rsidR="003C4FD9" w:rsidRPr="00073818" w:rsidRDefault="003C4FD9" w:rsidP="000A0C60">
      <w:pPr>
        <w:shd w:val="clear" w:color="auto" w:fill="FFFFFF"/>
        <w:spacing w:after="0" w:line="240" w:lineRule="auto"/>
        <w:jc w:val="both"/>
        <w:rPr>
          <w:rFonts w:asciiTheme="minorHAnsi" w:eastAsia="Times New Roman" w:hAnsiTheme="minorHAnsi" w:cs="Arial"/>
          <w:sz w:val="16"/>
          <w:szCs w:val="16"/>
          <w:lang w:val="en-US" w:eastAsia="en-GB"/>
        </w:rPr>
      </w:pPr>
    </w:p>
    <w:p w14:paraId="3F388A19" w14:textId="591FBC26" w:rsidR="00F36AD5" w:rsidRPr="00073818" w:rsidRDefault="00F36AD5" w:rsidP="00A76783">
      <w:pPr>
        <w:pStyle w:val="ListParagraph"/>
        <w:numPr>
          <w:ilvl w:val="0"/>
          <w:numId w:val="16"/>
        </w:numPr>
        <w:shd w:val="clear" w:color="auto" w:fill="FFFFFF"/>
        <w:spacing w:before="75" w:after="75" w:line="270" w:lineRule="atLeast"/>
        <w:jc w:val="both"/>
        <w:rPr>
          <w:rFonts w:asciiTheme="minorHAnsi" w:eastAsia="Times New Roman" w:hAnsiTheme="minorHAnsi" w:cs="Arial"/>
          <w:color w:val="191919"/>
          <w:sz w:val="24"/>
          <w:szCs w:val="24"/>
          <w:lang w:val="en-US" w:eastAsia="en-GB"/>
        </w:rPr>
      </w:pPr>
      <w:r w:rsidRPr="00073818">
        <w:rPr>
          <w:rFonts w:asciiTheme="minorHAnsi" w:eastAsia="Times New Roman" w:hAnsiTheme="minorHAnsi" w:cs="Arial"/>
          <w:b/>
          <w:bCs/>
          <w:color w:val="191919"/>
          <w:sz w:val="24"/>
          <w:szCs w:val="24"/>
          <w:lang w:val="en-US" w:eastAsia="en-GB"/>
        </w:rPr>
        <w:t>EU L</w:t>
      </w:r>
      <w:r w:rsidR="00E2554A" w:rsidRPr="00073818">
        <w:rPr>
          <w:rFonts w:asciiTheme="minorHAnsi" w:eastAsia="Times New Roman" w:hAnsiTheme="minorHAnsi" w:cs="Arial"/>
          <w:b/>
          <w:bCs/>
          <w:color w:val="191919"/>
          <w:sz w:val="24"/>
          <w:szCs w:val="24"/>
          <w:lang w:val="en-US" w:eastAsia="en-GB"/>
        </w:rPr>
        <w:t>IFE</w:t>
      </w:r>
      <w:r w:rsidRPr="00073818">
        <w:rPr>
          <w:rFonts w:asciiTheme="minorHAnsi" w:eastAsia="Times New Roman" w:hAnsiTheme="minorHAnsi" w:cs="Arial"/>
          <w:b/>
          <w:bCs/>
          <w:color w:val="191919"/>
          <w:sz w:val="24"/>
          <w:szCs w:val="24"/>
          <w:lang w:val="en-US" w:eastAsia="en-GB"/>
        </w:rPr>
        <w:t xml:space="preserve"> Project</w:t>
      </w:r>
      <w:r w:rsidRPr="00073818">
        <w:rPr>
          <w:rFonts w:asciiTheme="minorHAnsi" w:eastAsia="Times New Roman" w:hAnsiTheme="minorHAnsi" w:cs="Arial"/>
          <w:color w:val="191919"/>
          <w:sz w:val="24"/>
          <w:szCs w:val="24"/>
          <w:lang w:val="en-US" w:eastAsia="en-GB"/>
        </w:rPr>
        <w:t xml:space="preserve">: LIFE SURFING, </w:t>
      </w:r>
      <w:proofErr w:type="spellStart"/>
      <w:r w:rsidRPr="00073818">
        <w:rPr>
          <w:rFonts w:asciiTheme="minorHAnsi" w:eastAsia="Times New Roman" w:hAnsiTheme="minorHAnsi" w:cs="Arial"/>
          <w:color w:val="191919"/>
          <w:sz w:val="24"/>
          <w:szCs w:val="24"/>
          <w:lang w:val="en-US" w:eastAsia="en-GB"/>
        </w:rPr>
        <w:t>SURFactant</w:t>
      </w:r>
      <w:proofErr w:type="spellEnd"/>
      <w:r w:rsidRPr="00073818">
        <w:rPr>
          <w:rFonts w:asciiTheme="minorHAnsi" w:eastAsia="Times New Roman" w:hAnsiTheme="minorHAnsi" w:cs="Arial"/>
          <w:color w:val="191919"/>
          <w:sz w:val="24"/>
          <w:szCs w:val="24"/>
          <w:lang w:val="en-US" w:eastAsia="en-GB"/>
        </w:rPr>
        <w:t xml:space="preserve"> enhanced chemical oxidation for </w:t>
      </w:r>
      <w:proofErr w:type="spellStart"/>
      <w:r w:rsidRPr="00073818">
        <w:rPr>
          <w:rFonts w:asciiTheme="minorHAnsi" w:eastAsia="Times New Roman" w:hAnsiTheme="minorHAnsi" w:cs="Arial"/>
          <w:color w:val="191919"/>
          <w:sz w:val="24"/>
          <w:szCs w:val="24"/>
          <w:lang w:val="en-US" w:eastAsia="en-GB"/>
        </w:rPr>
        <w:t>remediatING</w:t>
      </w:r>
      <w:proofErr w:type="spellEnd"/>
      <w:r w:rsidRPr="00073818">
        <w:rPr>
          <w:rFonts w:asciiTheme="minorHAnsi" w:eastAsia="Times New Roman" w:hAnsiTheme="minorHAnsi" w:cs="Arial"/>
          <w:color w:val="191919"/>
          <w:sz w:val="24"/>
          <w:szCs w:val="24"/>
          <w:lang w:val="en-US" w:eastAsia="en-GB"/>
        </w:rPr>
        <w:t xml:space="preserve"> DNAPL</w:t>
      </w:r>
      <w:r w:rsidR="00842352" w:rsidRPr="00073818">
        <w:rPr>
          <w:rFonts w:asciiTheme="minorHAnsi" w:eastAsia="Times New Roman" w:hAnsiTheme="minorHAnsi" w:cs="Arial"/>
          <w:color w:val="191919"/>
          <w:sz w:val="24"/>
          <w:szCs w:val="24"/>
          <w:lang w:val="en-US" w:eastAsia="en-GB"/>
        </w:rPr>
        <w:t xml:space="preserve"> progress and developments</w:t>
      </w:r>
      <w:r w:rsidR="00C447E0" w:rsidRPr="00073818">
        <w:rPr>
          <w:rFonts w:asciiTheme="minorHAnsi" w:eastAsia="Times New Roman" w:hAnsiTheme="minorHAnsi" w:cs="Arial"/>
          <w:color w:val="191919"/>
          <w:sz w:val="24"/>
          <w:szCs w:val="24"/>
          <w:lang w:val="en-US" w:eastAsia="en-GB"/>
        </w:rPr>
        <w:t xml:space="preserve"> (from Lindane production and HCH-waste)</w:t>
      </w:r>
    </w:p>
    <w:p w14:paraId="204AE738" w14:textId="3F6F49D9" w:rsidR="00F36AD5" w:rsidRPr="00073818" w:rsidRDefault="00842352" w:rsidP="00A76783">
      <w:pPr>
        <w:pStyle w:val="ListParagraph"/>
        <w:numPr>
          <w:ilvl w:val="0"/>
          <w:numId w:val="16"/>
        </w:numPr>
        <w:shd w:val="clear" w:color="auto" w:fill="FFFFFF"/>
        <w:spacing w:before="75" w:after="75" w:line="270" w:lineRule="atLeast"/>
        <w:jc w:val="both"/>
        <w:rPr>
          <w:rFonts w:asciiTheme="minorHAnsi" w:eastAsia="Times New Roman" w:hAnsiTheme="minorHAnsi" w:cs="Arial"/>
          <w:color w:val="191919"/>
          <w:sz w:val="24"/>
          <w:szCs w:val="24"/>
          <w:lang w:val="en-US" w:eastAsia="en-GB"/>
        </w:rPr>
      </w:pPr>
      <w:r w:rsidRPr="00073818">
        <w:rPr>
          <w:rFonts w:asciiTheme="minorHAnsi" w:eastAsia="Times New Roman" w:hAnsiTheme="minorHAnsi" w:cs="Arial"/>
          <w:b/>
          <w:bCs/>
          <w:color w:val="191919"/>
          <w:sz w:val="24"/>
          <w:szCs w:val="24"/>
          <w:lang w:val="en-US" w:eastAsia="en-GB"/>
        </w:rPr>
        <w:t>EU DG Environment</w:t>
      </w:r>
      <w:r w:rsidRPr="00073818">
        <w:rPr>
          <w:rFonts w:asciiTheme="minorHAnsi" w:eastAsia="Times New Roman" w:hAnsiTheme="minorHAnsi" w:cs="Arial"/>
          <w:color w:val="191919"/>
          <w:sz w:val="24"/>
          <w:szCs w:val="24"/>
          <w:lang w:val="en-US" w:eastAsia="en-GB"/>
        </w:rPr>
        <w:t xml:space="preserve">: </w:t>
      </w:r>
      <w:r w:rsidR="00A76783" w:rsidRPr="00073818">
        <w:rPr>
          <w:rFonts w:asciiTheme="minorHAnsi" w:eastAsia="Times New Roman" w:hAnsiTheme="minorHAnsi" w:cs="Arial"/>
          <w:color w:val="191919"/>
          <w:sz w:val="24"/>
          <w:szCs w:val="24"/>
          <w:lang w:val="en-US" w:eastAsia="en-GB"/>
        </w:rPr>
        <w:t>Pilot Project to evaluate and address the presence of Lindane and HCH in the EU</w:t>
      </w:r>
      <w:r w:rsidR="00F31D0D" w:rsidRPr="00073818">
        <w:rPr>
          <w:rFonts w:asciiTheme="minorHAnsi" w:eastAsia="Times New Roman" w:hAnsiTheme="minorHAnsi" w:cs="Arial"/>
          <w:color w:val="191919"/>
          <w:sz w:val="24"/>
          <w:szCs w:val="24"/>
          <w:lang w:val="en-US" w:eastAsia="en-GB"/>
        </w:rPr>
        <w:t>:</w:t>
      </w:r>
      <w:r w:rsidRPr="00073818">
        <w:rPr>
          <w:rFonts w:asciiTheme="minorHAnsi" w:eastAsia="Times New Roman" w:hAnsiTheme="minorHAnsi" w:cs="Arial"/>
          <w:color w:val="191919"/>
          <w:sz w:val="24"/>
          <w:szCs w:val="24"/>
          <w:lang w:val="en-US" w:eastAsia="en-GB"/>
        </w:rPr>
        <w:t xml:space="preserve"> </w:t>
      </w:r>
      <w:r w:rsidR="00812CC6" w:rsidRPr="00073818">
        <w:rPr>
          <w:rFonts w:asciiTheme="minorHAnsi" w:eastAsia="Times New Roman" w:hAnsiTheme="minorHAnsi" w:cs="Arial"/>
          <w:color w:val="191919"/>
          <w:sz w:val="24"/>
          <w:szCs w:val="24"/>
          <w:lang w:val="en-US" w:eastAsia="en-GB"/>
        </w:rPr>
        <w:t>Results</w:t>
      </w:r>
      <w:r w:rsidR="00F31D0D" w:rsidRPr="00073818">
        <w:rPr>
          <w:rFonts w:asciiTheme="minorHAnsi" w:eastAsia="Times New Roman" w:hAnsiTheme="minorHAnsi" w:cs="Arial"/>
          <w:color w:val="191919"/>
          <w:sz w:val="24"/>
          <w:szCs w:val="24"/>
          <w:lang w:val="en-US" w:eastAsia="en-GB"/>
        </w:rPr>
        <w:t xml:space="preserve"> and actions taken by EU member States</w:t>
      </w:r>
    </w:p>
    <w:p w14:paraId="595C344E" w14:textId="2B85AE0B" w:rsidR="00F36AD5" w:rsidRPr="00073818" w:rsidRDefault="00A76783" w:rsidP="00A76783">
      <w:pPr>
        <w:pStyle w:val="ListParagraph"/>
        <w:numPr>
          <w:ilvl w:val="0"/>
          <w:numId w:val="16"/>
        </w:numPr>
        <w:shd w:val="clear" w:color="auto" w:fill="FFFFFF"/>
        <w:spacing w:before="75" w:after="75" w:line="270" w:lineRule="atLeast"/>
        <w:jc w:val="both"/>
        <w:rPr>
          <w:rFonts w:asciiTheme="minorHAnsi" w:eastAsia="Times New Roman" w:hAnsiTheme="minorHAnsi" w:cs="Arial"/>
          <w:color w:val="191919"/>
          <w:sz w:val="24"/>
          <w:szCs w:val="24"/>
          <w:lang w:val="en-US" w:eastAsia="en-GB"/>
        </w:rPr>
      </w:pPr>
      <w:r w:rsidRPr="00073818">
        <w:rPr>
          <w:rFonts w:asciiTheme="minorHAnsi" w:eastAsia="Times New Roman" w:hAnsiTheme="minorHAnsi" w:cs="Arial"/>
          <w:b/>
          <w:bCs/>
          <w:color w:val="191919"/>
          <w:sz w:val="24"/>
          <w:szCs w:val="24"/>
          <w:lang w:val="en-US" w:eastAsia="en-GB"/>
        </w:rPr>
        <w:t>EU European Regional Development Fund:</w:t>
      </w:r>
      <w:r w:rsidRPr="00073818">
        <w:rPr>
          <w:rFonts w:asciiTheme="minorHAnsi" w:eastAsia="Times New Roman" w:hAnsiTheme="minorHAnsi" w:cs="Arial"/>
          <w:color w:val="191919"/>
          <w:sz w:val="24"/>
          <w:szCs w:val="24"/>
          <w:lang w:val="en-US" w:eastAsia="en-GB"/>
        </w:rPr>
        <w:t xml:space="preserve"> EU LINDANET</w:t>
      </w:r>
      <w:r w:rsidR="00F36AD5" w:rsidRPr="00073818">
        <w:rPr>
          <w:rFonts w:asciiTheme="minorHAnsi" w:eastAsia="Times New Roman" w:hAnsiTheme="minorHAnsi" w:cs="Arial"/>
          <w:color w:val="191919"/>
          <w:sz w:val="24"/>
          <w:szCs w:val="24"/>
          <w:lang w:val="en-US" w:eastAsia="en-GB"/>
        </w:rPr>
        <w:t>,</w:t>
      </w:r>
      <w:r w:rsidRPr="00073818">
        <w:rPr>
          <w:rFonts w:asciiTheme="minorHAnsi" w:eastAsia="Times New Roman" w:hAnsiTheme="minorHAnsi" w:cs="Arial"/>
          <w:color w:val="191919"/>
          <w:sz w:val="24"/>
          <w:szCs w:val="24"/>
          <w:lang w:val="en-US" w:eastAsia="en-GB"/>
        </w:rPr>
        <w:t xml:space="preserve"> European Network of Lindane waste affected regions working together towards a greener environment</w:t>
      </w:r>
      <w:r w:rsidR="00842352" w:rsidRPr="00073818">
        <w:rPr>
          <w:rFonts w:asciiTheme="minorHAnsi" w:eastAsia="Times New Roman" w:hAnsiTheme="minorHAnsi" w:cs="Arial"/>
          <w:color w:val="191919"/>
          <w:sz w:val="24"/>
          <w:szCs w:val="24"/>
          <w:lang w:val="en-US" w:eastAsia="en-GB"/>
        </w:rPr>
        <w:t>: Progress of works</w:t>
      </w:r>
      <w:r w:rsidR="00F31D0D" w:rsidRPr="00073818">
        <w:rPr>
          <w:rFonts w:asciiTheme="minorHAnsi" w:eastAsia="Times New Roman" w:hAnsiTheme="minorHAnsi" w:cs="Arial"/>
          <w:color w:val="191919"/>
          <w:sz w:val="24"/>
          <w:szCs w:val="24"/>
          <w:lang w:val="en-US" w:eastAsia="en-GB"/>
        </w:rPr>
        <w:t xml:space="preserve"> and proposed Follow-up </w:t>
      </w:r>
      <w:r w:rsidR="006B3C0B" w:rsidRPr="00073818">
        <w:rPr>
          <w:rFonts w:asciiTheme="minorHAnsi" w:eastAsia="Times New Roman" w:hAnsiTheme="minorHAnsi" w:cs="Arial"/>
          <w:color w:val="191919"/>
          <w:sz w:val="24"/>
          <w:szCs w:val="24"/>
          <w:lang w:val="en-US" w:eastAsia="en-GB"/>
        </w:rPr>
        <w:t xml:space="preserve">with </w:t>
      </w:r>
      <w:r w:rsidR="00F31D0D" w:rsidRPr="00073818">
        <w:rPr>
          <w:rFonts w:asciiTheme="minorHAnsi" w:eastAsia="Times New Roman" w:hAnsiTheme="minorHAnsi" w:cs="Arial"/>
          <w:color w:val="191919"/>
          <w:sz w:val="24"/>
          <w:szCs w:val="24"/>
          <w:lang w:val="en-US" w:eastAsia="en-GB"/>
        </w:rPr>
        <w:t xml:space="preserve">project Lindanet-2  </w:t>
      </w:r>
      <w:r w:rsidR="00F31D0D" w:rsidRPr="00073818">
        <w:rPr>
          <w:rFonts w:asciiTheme="minorHAnsi" w:eastAsia="Times New Roman" w:hAnsiTheme="minorHAnsi" w:cs="Arial"/>
          <w:color w:val="191919"/>
          <w:sz w:val="24"/>
          <w:szCs w:val="24"/>
          <w:lang w:val="en-US" w:eastAsia="en-GB"/>
        </w:rPr>
        <w:sym w:font="Wingdings" w:char="F0E0"/>
      </w:r>
      <w:r w:rsidR="00F31D0D" w:rsidRPr="00073818">
        <w:rPr>
          <w:rFonts w:asciiTheme="minorHAnsi" w:eastAsia="Times New Roman" w:hAnsiTheme="minorHAnsi" w:cs="Arial"/>
          <w:color w:val="191919"/>
          <w:sz w:val="24"/>
          <w:szCs w:val="24"/>
          <w:lang w:val="en-US" w:eastAsia="en-GB"/>
        </w:rPr>
        <w:t xml:space="preserve"> </w:t>
      </w:r>
      <w:r w:rsidR="00F31D0D" w:rsidRPr="00073818">
        <w:rPr>
          <w:rFonts w:asciiTheme="minorHAnsi" w:eastAsia="Times New Roman" w:hAnsiTheme="minorHAnsi" w:cs="Arial"/>
          <w:color w:val="191919"/>
          <w:sz w:val="24"/>
          <w:szCs w:val="24"/>
          <w:highlight w:val="yellow"/>
          <w:lang w:val="en-US" w:eastAsia="en-GB"/>
        </w:rPr>
        <w:t>Elena, Alicia, Susana could you check if 1-3 are all correct</w:t>
      </w:r>
    </w:p>
    <w:p w14:paraId="302E9D5D" w14:textId="68596464" w:rsidR="00A76783" w:rsidRPr="00073818" w:rsidRDefault="00A76783" w:rsidP="00A76783">
      <w:pPr>
        <w:pStyle w:val="ListParagraph"/>
        <w:numPr>
          <w:ilvl w:val="0"/>
          <w:numId w:val="16"/>
        </w:numPr>
        <w:shd w:val="clear" w:color="auto" w:fill="FFFFFF"/>
        <w:spacing w:before="75" w:after="75" w:line="270" w:lineRule="atLeast"/>
        <w:jc w:val="both"/>
        <w:rPr>
          <w:rFonts w:asciiTheme="minorHAnsi" w:eastAsia="Times New Roman" w:hAnsiTheme="minorHAnsi" w:cs="Arial"/>
          <w:color w:val="191919"/>
          <w:sz w:val="24"/>
          <w:szCs w:val="24"/>
          <w:lang w:val="en-US" w:eastAsia="en-GB"/>
        </w:rPr>
      </w:pPr>
      <w:r w:rsidRPr="00073818">
        <w:rPr>
          <w:rFonts w:asciiTheme="minorHAnsi" w:eastAsia="Times New Roman" w:hAnsiTheme="minorHAnsi" w:cs="Arial"/>
          <w:b/>
          <w:bCs/>
          <w:color w:val="191919"/>
          <w:sz w:val="24"/>
          <w:szCs w:val="24"/>
          <w:lang w:val="en-US" w:eastAsia="en-GB"/>
        </w:rPr>
        <w:t>EU L</w:t>
      </w:r>
      <w:r w:rsidR="00E2554A" w:rsidRPr="00073818">
        <w:rPr>
          <w:rFonts w:asciiTheme="minorHAnsi" w:eastAsia="Times New Roman" w:hAnsiTheme="minorHAnsi" w:cs="Arial"/>
          <w:b/>
          <w:bCs/>
          <w:color w:val="191919"/>
          <w:sz w:val="24"/>
          <w:szCs w:val="24"/>
          <w:lang w:val="en-US" w:eastAsia="en-GB"/>
        </w:rPr>
        <w:t>IFE</w:t>
      </w:r>
      <w:r w:rsidRPr="00073818">
        <w:rPr>
          <w:rFonts w:asciiTheme="minorHAnsi" w:eastAsia="Times New Roman" w:hAnsiTheme="minorHAnsi" w:cs="Arial"/>
          <w:b/>
          <w:bCs/>
          <w:color w:val="191919"/>
          <w:sz w:val="24"/>
          <w:szCs w:val="24"/>
          <w:lang w:val="en-US" w:eastAsia="en-GB"/>
        </w:rPr>
        <w:t xml:space="preserve"> Project: LIFEPOPWAT</w:t>
      </w:r>
      <w:r w:rsidRPr="00073818">
        <w:rPr>
          <w:rFonts w:asciiTheme="minorHAnsi" w:eastAsia="Times New Roman" w:hAnsiTheme="minorHAnsi" w:cs="Arial"/>
          <w:color w:val="191919"/>
          <w:sz w:val="24"/>
          <w:szCs w:val="24"/>
          <w:lang w:val="en-US" w:eastAsia="en-GB"/>
        </w:rPr>
        <w:t xml:space="preserve">, Innovative technology based on constructed wetlands for treatment of pesticide </w:t>
      </w:r>
      <w:r w:rsidR="00C447E0" w:rsidRPr="00073818">
        <w:rPr>
          <w:rFonts w:asciiTheme="minorHAnsi" w:eastAsia="Times New Roman" w:hAnsiTheme="minorHAnsi" w:cs="Arial"/>
          <w:color w:val="191919"/>
          <w:sz w:val="24"/>
          <w:szCs w:val="24"/>
          <w:lang w:val="en-US" w:eastAsia="en-GB"/>
        </w:rPr>
        <w:t xml:space="preserve">(HCH) </w:t>
      </w:r>
      <w:r w:rsidRPr="00073818">
        <w:rPr>
          <w:rFonts w:asciiTheme="minorHAnsi" w:eastAsia="Times New Roman" w:hAnsiTheme="minorHAnsi" w:cs="Arial"/>
          <w:color w:val="191919"/>
          <w:sz w:val="24"/>
          <w:szCs w:val="24"/>
          <w:lang w:val="en-US" w:eastAsia="en-GB"/>
        </w:rPr>
        <w:t>contaminated waters</w:t>
      </w:r>
      <w:r w:rsidR="00842352" w:rsidRPr="00073818">
        <w:rPr>
          <w:rFonts w:asciiTheme="minorHAnsi" w:eastAsia="Times New Roman" w:hAnsiTheme="minorHAnsi" w:cs="Arial"/>
          <w:color w:val="191919"/>
          <w:sz w:val="24"/>
          <w:szCs w:val="24"/>
          <w:lang w:val="en-US" w:eastAsia="en-GB"/>
        </w:rPr>
        <w:t>: Status of activities</w:t>
      </w:r>
    </w:p>
    <w:p w14:paraId="74D8EFA8" w14:textId="4A8F00D3" w:rsidR="004C3EA9" w:rsidRPr="00073818" w:rsidRDefault="004C3EA9" w:rsidP="00A76783">
      <w:pPr>
        <w:pStyle w:val="ListParagraph"/>
        <w:numPr>
          <w:ilvl w:val="0"/>
          <w:numId w:val="16"/>
        </w:numPr>
        <w:shd w:val="clear" w:color="auto" w:fill="FFFFFF"/>
        <w:spacing w:before="75" w:after="75" w:line="270" w:lineRule="atLeast"/>
        <w:jc w:val="both"/>
        <w:rPr>
          <w:rFonts w:asciiTheme="minorHAnsi" w:eastAsia="Times New Roman" w:hAnsiTheme="minorHAnsi" w:cs="Arial"/>
          <w:color w:val="191919"/>
          <w:sz w:val="24"/>
          <w:szCs w:val="24"/>
          <w:lang w:val="en-US" w:eastAsia="en-GB"/>
        </w:rPr>
      </w:pPr>
      <w:r w:rsidRPr="00073818">
        <w:rPr>
          <w:rFonts w:asciiTheme="minorHAnsi" w:eastAsia="Times New Roman" w:hAnsiTheme="minorHAnsi" w:cs="Arial"/>
          <w:b/>
          <w:bCs/>
          <w:color w:val="191919"/>
          <w:sz w:val="24"/>
          <w:szCs w:val="24"/>
          <w:lang w:val="en-US" w:eastAsia="en-GB"/>
        </w:rPr>
        <w:t xml:space="preserve">Management of emerging POPs Mega-sites (HCH and others) </w:t>
      </w:r>
    </w:p>
    <w:p w14:paraId="6309D51E" w14:textId="12E02DC0" w:rsidR="00F36AD5" w:rsidRPr="00073818" w:rsidRDefault="00A76783" w:rsidP="00A76783">
      <w:pPr>
        <w:pStyle w:val="ListParagraph"/>
        <w:numPr>
          <w:ilvl w:val="0"/>
          <w:numId w:val="16"/>
        </w:numPr>
        <w:shd w:val="clear" w:color="auto" w:fill="FFFFFF"/>
        <w:spacing w:before="75" w:after="75" w:line="270" w:lineRule="atLeast"/>
        <w:jc w:val="both"/>
        <w:rPr>
          <w:rFonts w:asciiTheme="minorHAnsi" w:eastAsia="Times New Roman" w:hAnsiTheme="minorHAnsi" w:cs="Arial"/>
          <w:color w:val="191919"/>
          <w:sz w:val="24"/>
          <w:szCs w:val="24"/>
          <w:lang w:val="en-US" w:eastAsia="en-GB"/>
        </w:rPr>
      </w:pPr>
      <w:r w:rsidRPr="00073818">
        <w:rPr>
          <w:rFonts w:asciiTheme="minorHAnsi" w:eastAsia="Times New Roman" w:hAnsiTheme="minorHAnsi" w:cs="Arial"/>
          <w:b/>
          <w:bCs/>
          <w:color w:val="191919"/>
          <w:sz w:val="24"/>
          <w:szCs w:val="24"/>
          <w:lang w:val="en-US" w:eastAsia="en-GB"/>
        </w:rPr>
        <w:t>GEF-UNIDO</w:t>
      </w:r>
      <w:r w:rsidRPr="00073818">
        <w:rPr>
          <w:rFonts w:asciiTheme="minorHAnsi" w:eastAsia="Times New Roman" w:hAnsiTheme="minorHAnsi" w:cs="Arial"/>
          <w:color w:val="191919"/>
          <w:sz w:val="24"/>
          <w:szCs w:val="24"/>
          <w:lang w:val="en-US" w:eastAsia="en-GB"/>
        </w:rPr>
        <w:t>: Removal of Technical and Economic Barriers to Initiating the Clean-up Activities for Alpha-HCH, Beta-HCH and Lindane Contaminated Sites at OHIS, in Macedonia</w:t>
      </w:r>
    </w:p>
    <w:p w14:paraId="7CE02583" w14:textId="0D3739B0" w:rsidR="0066591F" w:rsidRPr="00073818" w:rsidRDefault="007A454A" w:rsidP="00E954D1">
      <w:pPr>
        <w:pStyle w:val="ListParagraph"/>
        <w:numPr>
          <w:ilvl w:val="0"/>
          <w:numId w:val="16"/>
        </w:numPr>
        <w:shd w:val="clear" w:color="auto" w:fill="FFFFFF"/>
        <w:spacing w:before="75" w:after="75" w:line="270" w:lineRule="atLeast"/>
        <w:jc w:val="both"/>
        <w:rPr>
          <w:rFonts w:asciiTheme="minorHAnsi" w:eastAsia="Times New Roman" w:hAnsiTheme="minorHAnsi" w:cs="Arial"/>
          <w:color w:val="191919"/>
          <w:sz w:val="24"/>
          <w:szCs w:val="24"/>
          <w:lang w:val="en-US" w:eastAsia="en-GB"/>
        </w:rPr>
      </w:pPr>
      <w:r w:rsidRPr="00073818">
        <w:rPr>
          <w:rFonts w:asciiTheme="minorHAnsi" w:eastAsia="Times New Roman" w:hAnsiTheme="minorHAnsi" w:cs="Arial"/>
          <w:b/>
          <w:bCs/>
          <w:color w:val="191919"/>
          <w:sz w:val="24"/>
          <w:szCs w:val="24"/>
          <w:lang w:val="en-US" w:eastAsia="en-GB"/>
        </w:rPr>
        <w:t>GEF-UNIDO</w:t>
      </w:r>
      <w:r w:rsidRPr="00073818">
        <w:rPr>
          <w:rFonts w:asciiTheme="minorHAnsi" w:eastAsia="Times New Roman" w:hAnsiTheme="minorHAnsi" w:cs="Arial"/>
          <w:color w:val="191919"/>
          <w:sz w:val="24"/>
          <w:szCs w:val="24"/>
          <w:lang w:val="en-US" w:eastAsia="en-GB"/>
        </w:rPr>
        <w:t xml:space="preserve">: Regional Demonstration Project for Coordinated Management of ODS and POPs Disposal in the Russian Federation, Ukraine, Belarus, </w:t>
      </w:r>
      <w:r w:rsidR="00E954D1" w:rsidRPr="00073818">
        <w:rPr>
          <w:rFonts w:asciiTheme="minorHAnsi" w:eastAsia="Times New Roman" w:hAnsiTheme="minorHAnsi" w:cs="Arial"/>
          <w:color w:val="191919"/>
          <w:sz w:val="24"/>
          <w:szCs w:val="24"/>
          <w:lang w:val="en-US" w:eastAsia="en-GB"/>
        </w:rPr>
        <w:t>Kazakhstan,</w:t>
      </w:r>
      <w:r w:rsidRPr="00073818">
        <w:rPr>
          <w:rFonts w:asciiTheme="minorHAnsi" w:eastAsia="Times New Roman" w:hAnsiTheme="minorHAnsi" w:cs="Arial"/>
          <w:color w:val="191919"/>
          <w:sz w:val="24"/>
          <w:szCs w:val="24"/>
          <w:lang w:val="en-US" w:eastAsia="en-GB"/>
        </w:rPr>
        <w:t xml:space="preserve"> and Armenia</w:t>
      </w:r>
      <w:ins w:id="41" w:author="John Vijgen" w:date="2022-04-18T21:27:00Z">
        <w:r w:rsidR="00812CC6" w:rsidRPr="00073818">
          <w:rPr>
            <w:rFonts w:asciiTheme="minorHAnsi" w:eastAsia="Times New Roman" w:hAnsiTheme="minorHAnsi" w:cs="Arial"/>
            <w:color w:val="191919"/>
            <w:sz w:val="24"/>
            <w:szCs w:val="24"/>
            <w:lang w:val="en-US" w:eastAsia="en-GB"/>
          </w:rPr>
          <w:t xml:space="preserve"> </w:t>
        </w:r>
      </w:ins>
    </w:p>
    <w:p w14:paraId="5351FF55" w14:textId="64E95A1C" w:rsidR="000F3395" w:rsidRPr="00073818" w:rsidRDefault="000F3395" w:rsidP="000F3395">
      <w:pPr>
        <w:pStyle w:val="ListParagraph"/>
        <w:numPr>
          <w:ilvl w:val="0"/>
          <w:numId w:val="16"/>
        </w:numPr>
        <w:rPr>
          <w:rFonts w:asciiTheme="minorHAnsi" w:eastAsia="Times New Roman" w:hAnsiTheme="minorHAnsi" w:cs="Arial"/>
          <w:color w:val="191919"/>
          <w:sz w:val="24"/>
          <w:szCs w:val="24"/>
          <w:lang w:val="en-US" w:eastAsia="en-GB"/>
        </w:rPr>
      </w:pPr>
      <w:r w:rsidRPr="00073818">
        <w:rPr>
          <w:rFonts w:asciiTheme="minorHAnsi" w:eastAsia="Times New Roman" w:hAnsiTheme="minorHAnsi" w:cs="Arial"/>
          <w:b/>
          <w:bCs/>
          <w:color w:val="191919"/>
          <w:sz w:val="24"/>
          <w:szCs w:val="24"/>
          <w:lang w:val="en-US" w:eastAsia="en-GB"/>
        </w:rPr>
        <w:t>GEF-UN Environment</w:t>
      </w:r>
      <w:r w:rsidRPr="00073818">
        <w:rPr>
          <w:rFonts w:asciiTheme="minorHAnsi" w:eastAsia="Times New Roman" w:hAnsiTheme="minorHAnsi" w:cs="Arial"/>
          <w:color w:val="191919"/>
          <w:sz w:val="24"/>
          <w:szCs w:val="24"/>
          <w:lang w:val="en-US" w:eastAsia="en-GB"/>
        </w:rPr>
        <w:t xml:space="preserve">: Status Demonstration of Non-thermal Treatment of DDT Wastes in Central Asia (Kyrgyzstan and Tajikistan) </w:t>
      </w:r>
    </w:p>
    <w:p w14:paraId="64F184BD" w14:textId="4D22F9D3" w:rsidR="009514C6" w:rsidRPr="00073818" w:rsidRDefault="009514C6" w:rsidP="00A76783">
      <w:pPr>
        <w:pStyle w:val="ListParagraph"/>
        <w:numPr>
          <w:ilvl w:val="0"/>
          <w:numId w:val="16"/>
        </w:numPr>
        <w:shd w:val="clear" w:color="auto" w:fill="FFFFFF"/>
        <w:spacing w:before="75" w:after="75" w:line="270" w:lineRule="atLeast"/>
        <w:jc w:val="both"/>
        <w:rPr>
          <w:rFonts w:asciiTheme="minorHAnsi" w:eastAsia="Times New Roman" w:hAnsiTheme="minorHAnsi" w:cs="Arial"/>
          <w:color w:val="191919"/>
          <w:sz w:val="24"/>
          <w:szCs w:val="24"/>
          <w:lang w:val="en-US" w:eastAsia="en-GB"/>
        </w:rPr>
      </w:pPr>
      <w:r w:rsidRPr="00073818">
        <w:rPr>
          <w:rFonts w:asciiTheme="minorHAnsi" w:eastAsia="Times New Roman" w:hAnsiTheme="minorHAnsi" w:cs="Arial"/>
          <w:b/>
          <w:bCs/>
          <w:color w:val="191919"/>
          <w:sz w:val="24"/>
          <w:szCs w:val="24"/>
          <w:lang w:val="en-US" w:eastAsia="en-GB"/>
        </w:rPr>
        <w:t>GEF-FAO:</w:t>
      </w:r>
      <w:r w:rsidRPr="00073818">
        <w:rPr>
          <w:rFonts w:asciiTheme="minorHAnsi" w:eastAsia="Times New Roman" w:hAnsiTheme="minorHAnsi" w:cs="Arial"/>
          <w:color w:val="191919"/>
          <w:sz w:val="24"/>
          <w:szCs w:val="24"/>
          <w:lang w:val="en-US" w:eastAsia="en-GB"/>
        </w:rPr>
        <w:t xml:space="preserve"> Lifecycle Management of Pesticides and Disposal of POPs Pesticides in C</w:t>
      </w:r>
      <w:r w:rsidR="000F3395" w:rsidRPr="00073818">
        <w:rPr>
          <w:rFonts w:asciiTheme="minorHAnsi" w:eastAsia="Times New Roman" w:hAnsiTheme="minorHAnsi" w:cs="Arial"/>
          <w:color w:val="191919"/>
          <w:sz w:val="24"/>
          <w:szCs w:val="24"/>
          <w:lang w:val="en-US" w:eastAsia="en-GB"/>
        </w:rPr>
        <w:t>entral Asia</w:t>
      </w:r>
      <w:r w:rsidRPr="00073818">
        <w:rPr>
          <w:rFonts w:asciiTheme="minorHAnsi" w:eastAsia="Times New Roman" w:hAnsiTheme="minorHAnsi" w:cs="Arial"/>
          <w:color w:val="191919"/>
          <w:sz w:val="24"/>
          <w:szCs w:val="24"/>
          <w:lang w:val="en-US" w:eastAsia="en-GB"/>
        </w:rPr>
        <w:t xml:space="preserve"> countries and Turkey</w:t>
      </w:r>
    </w:p>
    <w:p w14:paraId="08FCF69C" w14:textId="0CD80A56" w:rsidR="0083098C" w:rsidRPr="00073818" w:rsidRDefault="0083098C" w:rsidP="00A76783">
      <w:pPr>
        <w:pStyle w:val="ListParagraph"/>
        <w:numPr>
          <w:ilvl w:val="0"/>
          <w:numId w:val="16"/>
        </w:numPr>
        <w:shd w:val="clear" w:color="auto" w:fill="FFFFFF"/>
        <w:spacing w:before="75" w:after="75" w:line="270" w:lineRule="atLeast"/>
        <w:jc w:val="both"/>
        <w:rPr>
          <w:rFonts w:asciiTheme="minorHAnsi" w:eastAsia="Times New Roman" w:hAnsiTheme="minorHAnsi" w:cs="Arial"/>
          <w:color w:val="191919"/>
          <w:sz w:val="24"/>
          <w:szCs w:val="24"/>
          <w:lang w:val="en-US" w:eastAsia="en-GB"/>
        </w:rPr>
      </w:pPr>
      <w:r w:rsidRPr="00073818">
        <w:rPr>
          <w:rFonts w:asciiTheme="minorHAnsi" w:eastAsia="Times New Roman" w:hAnsiTheme="minorHAnsi" w:cs="Arial"/>
          <w:b/>
          <w:bCs/>
          <w:color w:val="191919"/>
          <w:sz w:val="24"/>
          <w:szCs w:val="24"/>
          <w:lang w:val="en-US" w:eastAsia="en-GB"/>
        </w:rPr>
        <w:t xml:space="preserve">GEF-FAO: </w:t>
      </w:r>
      <w:r w:rsidRPr="00073818">
        <w:rPr>
          <w:rFonts w:asciiTheme="minorHAnsi" w:eastAsia="Times New Roman" w:hAnsiTheme="minorHAnsi" w:cs="Arial"/>
          <w:color w:val="191919"/>
          <w:sz w:val="24"/>
          <w:szCs w:val="24"/>
          <w:lang w:val="en-US" w:eastAsia="en-GB"/>
        </w:rPr>
        <w:t>Pesticide Risk Reduction in Bangladesh</w:t>
      </w:r>
      <w:r w:rsidR="00CA5290" w:rsidRPr="00073818">
        <w:rPr>
          <w:rFonts w:asciiTheme="minorHAnsi" w:eastAsia="Times New Roman" w:hAnsiTheme="minorHAnsi" w:cs="Arial"/>
          <w:color w:val="191919"/>
          <w:sz w:val="24"/>
          <w:szCs w:val="24"/>
          <w:lang w:val="en-US" w:eastAsia="en-GB"/>
        </w:rPr>
        <w:t xml:space="preserve"> (including elimination of 1000 t POPs incl. DDT)</w:t>
      </w:r>
    </w:p>
    <w:p w14:paraId="073B3850" w14:textId="51E68F17" w:rsidR="00E66503" w:rsidRPr="00073818" w:rsidRDefault="00E66503" w:rsidP="00A76783">
      <w:pPr>
        <w:pStyle w:val="ListParagraph"/>
        <w:numPr>
          <w:ilvl w:val="0"/>
          <w:numId w:val="16"/>
        </w:numPr>
        <w:shd w:val="clear" w:color="auto" w:fill="FFFFFF"/>
        <w:spacing w:before="75" w:after="75" w:line="270" w:lineRule="atLeast"/>
        <w:jc w:val="both"/>
        <w:rPr>
          <w:rFonts w:asciiTheme="minorHAnsi" w:eastAsia="Times New Roman" w:hAnsiTheme="minorHAnsi" w:cs="Arial"/>
          <w:color w:val="191919"/>
          <w:sz w:val="24"/>
          <w:szCs w:val="24"/>
          <w:lang w:val="en-US" w:eastAsia="en-GB"/>
        </w:rPr>
      </w:pPr>
      <w:r w:rsidRPr="00073818">
        <w:rPr>
          <w:rFonts w:asciiTheme="minorHAnsi" w:eastAsia="Times New Roman" w:hAnsiTheme="minorHAnsi" w:cs="Arial"/>
          <w:b/>
          <w:bCs/>
          <w:color w:val="191919"/>
          <w:sz w:val="24"/>
          <w:szCs w:val="24"/>
          <w:lang w:val="en-US" w:eastAsia="en-GB"/>
        </w:rPr>
        <w:t>UN Environment- FAO:</w:t>
      </w:r>
      <w:r w:rsidRPr="00073818">
        <w:rPr>
          <w:rFonts w:asciiTheme="minorHAnsi" w:eastAsia="Times New Roman" w:hAnsiTheme="minorHAnsi" w:cs="Arial"/>
          <w:color w:val="191919"/>
          <w:sz w:val="24"/>
          <w:szCs w:val="24"/>
          <w:lang w:val="en-US" w:eastAsia="en-GB"/>
        </w:rPr>
        <w:t xml:space="preserve"> Health and environmental impacts of pesticides and fertilizers (UNEA5)</w:t>
      </w:r>
    </w:p>
    <w:p w14:paraId="384D8CA8" w14:textId="720E9258" w:rsidR="00E2554A" w:rsidRPr="00073818" w:rsidRDefault="00A35331" w:rsidP="00A35331">
      <w:pPr>
        <w:pStyle w:val="ListParagraph"/>
        <w:numPr>
          <w:ilvl w:val="0"/>
          <w:numId w:val="16"/>
        </w:numPr>
        <w:shd w:val="clear" w:color="auto" w:fill="FFFFFF"/>
        <w:spacing w:before="75" w:after="75" w:line="270" w:lineRule="atLeast"/>
        <w:jc w:val="both"/>
        <w:rPr>
          <w:rFonts w:asciiTheme="minorHAnsi" w:eastAsia="Times New Roman" w:hAnsiTheme="minorHAnsi" w:cs="Arial"/>
          <w:color w:val="191919"/>
          <w:sz w:val="24"/>
          <w:szCs w:val="24"/>
          <w:lang w:val="en-US" w:eastAsia="en-GB"/>
        </w:rPr>
      </w:pPr>
      <w:r w:rsidRPr="00073818">
        <w:rPr>
          <w:rFonts w:asciiTheme="minorHAnsi" w:eastAsia="Times New Roman" w:hAnsiTheme="minorHAnsi" w:cs="Arial"/>
          <w:b/>
          <w:bCs/>
          <w:color w:val="191919"/>
          <w:sz w:val="24"/>
          <w:szCs w:val="24"/>
          <w:lang w:val="en-US" w:eastAsia="en-GB"/>
        </w:rPr>
        <w:t>C</w:t>
      </w:r>
      <w:r w:rsidR="00DB6658" w:rsidRPr="00073818">
        <w:rPr>
          <w:rFonts w:asciiTheme="minorHAnsi" w:eastAsia="Times New Roman" w:hAnsiTheme="minorHAnsi" w:cs="Arial"/>
          <w:b/>
          <w:bCs/>
          <w:color w:val="191919"/>
          <w:sz w:val="24"/>
          <w:szCs w:val="24"/>
          <w:lang w:val="en-US" w:eastAsia="en-GB"/>
        </w:rPr>
        <w:t>HINA</w:t>
      </w:r>
      <w:r w:rsidRPr="00073818">
        <w:rPr>
          <w:rFonts w:asciiTheme="minorHAnsi" w:eastAsia="Times New Roman" w:hAnsiTheme="minorHAnsi" w:cs="Arial"/>
          <w:b/>
          <w:bCs/>
          <w:color w:val="191919"/>
          <w:sz w:val="24"/>
          <w:szCs w:val="24"/>
          <w:lang w:val="en-US" w:eastAsia="en-GB"/>
        </w:rPr>
        <w:t xml:space="preserve">: </w:t>
      </w:r>
      <w:r w:rsidR="00E2554A" w:rsidRPr="00073818">
        <w:rPr>
          <w:rFonts w:asciiTheme="minorHAnsi" w:eastAsia="Times New Roman" w:hAnsiTheme="minorHAnsi" w:cs="Arial"/>
          <w:color w:val="191919"/>
          <w:sz w:val="24"/>
          <w:szCs w:val="24"/>
          <w:lang w:val="en-US" w:eastAsia="en-GB"/>
        </w:rPr>
        <w:t xml:space="preserve">Management of </w:t>
      </w:r>
      <w:r w:rsidRPr="00073818">
        <w:rPr>
          <w:rFonts w:asciiTheme="minorHAnsi" w:eastAsia="Times New Roman" w:hAnsiTheme="minorHAnsi" w:cs="Arial"/>
          <w:color w:val="191919"/>
          <w:sz w:val="24"/>
          <w:szCs w:val="24"/>
          <w:lang w:val="en-US" w:eastAsia="en-GB"/>
        </w:rPr>
        <w:t xml:space="preserve">POPs </w:t>
      </w:r>
      <w:r w:rsidR="00E2554A" w:rsidRPr="00073818">
        <w:rPr>
          <w:rFonts w:asciiTheme="minorHAnsi" w:eastAsia="Times New Roman" w:hAnsiTheme="minorHAnsi" w:cs="Arial"/>
          <w:color w:val="191919"/>
          <w:sz w:val="24"/>
          <w:szCs w:val="24"/>
          <w:lang w:val="en-US" w:eastAsia="en-GB"/>
        </w:rPr>
        <w:t>Pesticides</w:t>
      </w:r>
      <w:r w:rsidR="00CF0E08" w:rsidRPr="00073818">
        <w:rPr>
          <w:rFonts w:asciiTheme="minorHAnsi" w:eastAsia="Times New Roman" w:hAnsiTheme="minorHAnsi" w:cs="Arial"/>
          <w:color w:val="191919"/>
          <w:sz w:val="24"/>
          <w:szCs w:val="24"/>
          <w:lang w:val="en-US" w:eastAsia="en-GB"/>
        </w:rPr>
        <w:t>, other</w:t>
      </w:r>
      <w:r w:rsidR="00E2554A" w:rsidRPr="00073818">
        <w:rPr>
          <w:rFonts w:asciiTheme="minorHAnsi" w:eastAsia="Times New Roman" w:hAnsiTheme="minorHAnsi" w:cs="Arial"/>
          <w:color w:val="191919"/>
          <w:sz w:val="24"/>
          <w:szCs w:val="24"/>
          <w:lang w:val="en-US" w:eastAsia="en-GB"/>
        </w:rPr>
        <w:t xml:space="preserve"> POPs and</w:t>
      </w:r>
      <w:r w:rsidRPr="00073818">
        <w:rPr>
          <w:rFonts w:asciiTheme="minorHAnsi" w:eastAsia="Times New Roman" w:hAnsiTheme="minorHAnsi" w:cs="Arial"/>
          <w:color w:val="191919"/>
          <w:sz w:val="24"/>
          <w:szCs w:val="24"/>
          <w:lang w:val="en-US" w:eastAsia="en-GB"/>
        </w:rPr>
        <w:t xml:space="preserve"> </w:t>
      </w:r>
      <w:r w:rsidR="00E2554A" w:rsidRPr="00073818">
        <w:rPr>
          <w:rFonts w:asciiTheme="minorHAnsi" w:eastAsia="Times New Roman" w:hAnsiTheme="minorHAnsi" w:cs="Arial"/>
          <w:color w:val="191919"/>
          <w:sz w:val="24"/>
          <w:szCs w:val="24"/>
          <w:lang w:val="en-US" w:eastAsia="en-GB"/>
        </w:rPr>
        <w:t>other hazardous wastes in the EECCA Region in the framework of Belt and Road Initiative (BRI)</w:t>
      </w:r>
    </w:p>
    <w:p w14:paraId="72D9E660" w14:textId="172354B5" w:rsidR="00B323DD" w:rsidRDefault="00B323DD">
      <w:pPr>
        <w:spacing w:after="0" w:line="240" w:lineRule="auto"/>
        <w:rPr>
          <w:rFonts w:asciiTheme="minorHAnsi" w:eastAsia="Times New Roman" w:hAnsiTheme="minorHAnsi"/>
          <w:b/>
          <w:bCs/>
          <w:color w:val="909B7A"/>
          <w:sz w:val="24"/>
          <w:szCs w:val="24"/>
          <w:lang w:val="en-US" w:eastAsia="en-GB"/>
        </w:rPr>
      </w:pPr>
      <w:r>
        <w:rPr>
          <w:rFonts w:asciiTheme="minorHAnsi" w:eastAsia="Times New Roman" w:hAnsiTheme="minorHAnsi"/>
          <w:b/>
          <w:bCs/>
          <w:color w:val="909B7A"/>
          <w:sz w:val="24"/>
          <w:szCs w:val="24"/>
          <w:lang w:val="en-US" w:eastAsia="en-GB"/>
        </w:rPr>
        <w:br w:type="page"/>
      </w:r>
    </w:p>
    <w:p w14:paraId="776E7B36" w14:textId="77777777" w:rsidR="00AB7489" w:rsidRPr="00073818" w:rsidRDefault="00AB7489" w:rsidP="006129B4">
      <w:pPr>
        <w:shd w:val="clear" w:color="auto" w:fill="FFFFFF"/>
        <w:spacing w:after="0" w:line="240" w:lineRule="auto"/>
        <w:jc w:val="both"/>
        <w:outlineLvl w:val="2"/>
        <w:rPr>
          <w:rFonts w:asciiTheme="minorHAnsi" w:eastAsia="Times New Roman" w:hAnsiTheme="minorHAnsi"/>
          <w:b/>
          <w:bCs/>
          <w:color w:val="909B7A"/>
          <w:sz w:val="24"/>
          <w:szCs w:val="24"/>
          <w:lang w:val="en-US" w:eastAsia="en-GB"/>
        </w:rPr>
      </w:pPr>
    </w:p>
    <w:p w14:paraId="1A82CF39" w14:textId="2C67D98D" w:rsidR="000F7BF4" w:rsidRPr="00B323DD" w:rsidRDefault="00F36AD5" w:rsidP="006129B4">
      <w:pPr>
        <w:shd w:val="clear" w:color="auto" w:fill="FFFFFF"/>
        <w:spacing w:after="0" w:line="240" w:lineRule="auto"/>
        <w:jc w:val="both"/>
        <w:outlineLvl w:val="2"/>
        <w:rPr>
          <w:rFonts w:ascii="Verdana" w:eastAsia="Times New Roman" w:hAnsi="Verdana"/>
          <w:b/>
          <w:bCs/>
          <w:color w:val="657A3C"/>
          <w:sz w:val="24"/>
          <w:szCs w:val="24"/>
          <w:lang w:val="en-US" w:eastAsia="en-GB"/>
        </w:rPr>
      </w:pPr>
      <w:r w:rsidRPr="00B323DD">
        <w:rPr>
          <w:rFonts w:ascii="Verdana" w:eastAsia="Times New Roman" w:hAnsi="Verdana"/>
          <w:b/>
          <w:bCs/>
          <w:color w:val="657A3C"/>
          <w:sz w:val="24"/>
          <w:szCs w:val="24"/>
          <w:lang w:val="en-US" w:eastAsia="en-GB"/>
        </w:rPr>
        <w:t>Further s</w:t>
      </w:r>
      <w:r w:rsidR="0066591F" w:rsidRPr="00B323DD">
        <w:rPr>
          <w:rFonts w:ascii="Verdana" w:eastAsia="Times New Roman" w:hAnsi="Verdana"/>
          <w:b/>
          <w:bCs/>
          <w:color w:val="657A3C"/>
          <w:sz w:val="24"/>
          <w:szCs w:val="24"/>
          <w:lang w:val="en-US" w:eastAsia="en-GB"/>
        </w:rPr>
        <w:t xml:space="preserve">pecial workshops in this preliminary version </w:t>
      </w:r>
      <w:r w:rsidR="00F62A0E" w:rsidRPr="00B323DD">
        <w:rPr>
          <w:rFonts w:ascii="Verdana" w:eastAsia="Times New Roman" w:hAnsi="Verdana"/>
          <w:b/>
          <w:bCs/>
          <w:color w:val="657A3C"/>
          <w:sz w:val="24"/>
          <w:szCs w:val="24"/>
          <w:lang w:val="en-US" w:eastAsia="en-GB"/>
        </w:rPr>
        <w:t>for</w:t>
      </w:r>
      <w:r w:rsidR="0066591F" w:rsidRPr="00B323DD">
        <w:rPr>
          <w:rFonts w:ascii="Verdana" w:eastAsia="Times New Roman" w:hAnsi="Verdana"/>
          <w:b/>
          <w:bCs/>
          <w:color w:val="657A3C"/>
          <w:sz w:val="24"/>
          <w:szCs w:val="24"/>
          <w:lang w:val="en-US" w:eastAsia="en-GB"/>
        </w:rPr>
        <w:t xml:space="preserve"> the following Topics a</w:t>
      </w:r>
      <w:r w:rsidR="00F62A0E" w:rsidRPr="00B323DD">
        <w:rPr>
          <w:rFonts w:ascii="Verdana" w:eastAsia="Times New Roman" w:hAnsi="Verdana"/>
          <w:b/>
          <w:bCs/>
          <w:color w:val="657A3C"/>
          <w:sz w:val="24"/>
          <w:szCs w:val="24"/>
          <w:lang w:val="en-US" w:eastAsia="en-GB"/>
        </w:rPr>
        <w:t>re</w:t>
      </w:r>
      <w:r w:rsidR="0066591F" w:rsidRPr="00B323DD">
        <w:rPr>
          <w:rFonts w:ascii="Verdana" w:eastAsia="Times New Roman" w:hAnsi="Verdana"/>
          <w:b/>
          <w:bCs/>
          <w:color w:val="657A3C"/>
          <w:sz w:val="24"/>
          <w:szCs w:val="24"/>
          <w:lang w:val="en-US" w:eastAsia="en-GB"/>
        </w:rPr>
        <w:t xml:space="preserve"> proposed:</w:t>
      </w:r>
    </w:p>
    <w:p w14:paraId="27548B8F" w14:textId="77777777" w:rsidR="00210B16" w:rsidRPr="00073818" w:rsidRDefault="00210B16" w:rsidP="000A0C60">
      <w:pPr>
        <w:shd w:val="clear" w:color="auto" w:fill="FFFFFF"/>
        <w:spacing w:after="0" w:line="240" w:lineRule="auto"/>
        <w:jc w:val="both"/>
        <w:rPr>
          <w:rFonts w:asciiTheme="minorHAnsi" w:eastAsia="Times New Roman" w:hAnsiTheme="minorHAnsi" w:cs="Arial"/>
          <w:sz w:val="16"/>
          <w:szCs w:val="16"/>
          <w:lang w:val="en-US" w:eastAsia="en-GB"/>
        </w:rPr>
      </w:pPr>
    </w:p>
    <w:p w14:paraId="717ABC38" w14:textId="7B57A3F8" w:rsidR="002A24E2" w:rsidRPr="00073818" w:rsidRDefault="00696208" w:rsidP="008B3BF1">
      <w:pPr>
        <w:pStyle w:val="ListParagraph"/>
        <w:numPr>
          <w:ilvl w:val="0"/>
          <w:numId w:val="20"/>
        </w:numPr>
        <w:shd w:val="clear" w:color="auto" w:fill="FFFFFF"/>
        <w:spacing w:before="75" w:after="75" w:line="270" w:lineRule="atLeast"/>
        <w:jc w:val="both"/>
        <w:rPr>
          <w:rFonts w:asciiTheme="minorHAnsi" w:eastAsia="Times New Roman" w:hAnsiTheme="minorHAnsi" w:cs="Arial"/>
          <w:b/>
          <w:color w:val="191919"/>
          <w:sz w:val="24"/>
          <w:szCs w:val="24"/>
          <w:lang w:val="en-US" w:eastAsia="en-GB"/>
        </w:rPr>
      </w:pPr>
      <w:r w:rsidRPr="00073818">
        <w:rPr>
          <w:rFonts w:asciiTheme="minorHAnsi" w:eastAsia="Times New Roman" w:hAnsiTheme="minorHAnsi" w:cs="Arial"/>
          <w:b/>
          <w:color w:val="191919"/>
          <w:sz w:val="24"/>
          <w:szCs w:val="24"/>
          <w:lang w:val="en-US" w:eastAsia="en-GB"/>
        </w:rPr>
        <w:t xml:space="preserve">HEALTH </w:t>
      </w:r>
      <w:r w:rsidR="0070560A" w:rsidRPr="00073818">
        <w:rPr>
          <w:rFonts w:asciiTheme="minorHAnsi" w:eastAsia="Times New Roman" w:hAnsiTheme="minorHAnsi" w:cs="Arial"/>
          <w:b/>
          <w:color w:val="191919"/>
          <w:sz w:val="24"/>
          <w:szCs w:val="24"/>
          <w:lang w:val="en-US" w:eastAsia="en-GB"/>
        </w:rPr>
        <w:t xml:space="preserve">&amp; SAFETY </w:t>
      </w:r>
      <w:r w:rsidRPr="00073818">
        <w:rPr>
          <w:rFonts w:asciiTheme="minorHAnsi" w:eastAsia="Times New Roman" w:hAnsiTheme="minorHAnsi" w:cs="Arial"/>
          <w:b/>
          <w:color w:val="191919"/>
          <w:sz w:val="24"/>
          <w:szCs w:val="24"/>
          <w:lang w:val="en-US" w:eastAsia="en-GB"/>
        </w:rPr>
        <w:t>BLOCK</w:t>
      </w:r>
    </w:p>
    <w:p w14:paraId="2047CC7C" w14:textId="03EE15BE" w:rsidR="001D20E6" w:rsidRPr="00073818" w:rsidRDefault="00696208" w:rsidP="00F5782A">
      <w:pPr>
        <w:shd w:val="clear" w:color="auto" w:fill="FFFFFF"/>
        <w:spacing w:before="75" w:after="75" w:line="270" w:lineRule="atLeast"/>
        <w:jc w:val="both"/>
        <w:rPr>
          <w:rFonts w:asciiTheme="minorHAnsi" w:eastAsia="Times New Roman" w:hAnsiTheme="minorHAnsi" w:cs="Arial"/>
          <w:color w:val="191919"/>
          <w:sz w:val="24"/>
          <w:szCs w:val="24"/>
          <w:lang w:val="en-US" w:eastAsia="en-GB"/>
        </w:rPr>
      </w:pPr>
      <w:r w:rsidRPr="00073818">
        <w:rPr>
          <w:rFonts w:asciiTheme="minorHAnsi" w:eastAsia="Times New Roman" w:hAnsiTheme="minorHAnsi" w:cs="Arial"/>
          <w:color w:val="191919"/>
          <w:sz w:val="24"/>
          <w:szCs w:val="24"/>
          <w:lang w:val="en-US" w:eastAsia="en-GB"/>
        </w:rPr>
        <w:t>Health and safety during works</w:t>
      </w:r>
      <w:r w:rsidR="00F5782A" w:rsidRPr="00073818">
        <w:rPr>
          <w:rFonts w:asciiTheme="minorHAnsi" w:eastAsia="Times New Roman" w:hAnsiTheme="minorHAnsi" w:cs="Arial"/>
          <w:color w:val="191919"/>
          <w:sz w:val="24"/>
          <w:szCs w:val="24"/>
          <w:lang w:val="en-US" w:eastAsia="en-GB"/>
        </w:rPr>
        <w:t xml:space="preserve">, </w:t>
      </w:r>
      <w:r w:rsidRPr="00073818">
        <w:rPr>
          <w:rFonts w:asciiTheme="minorHAnsi" w:eastAsia="Times New Roman" w:hAnsiTheme="minorHAnsi" w:cs="Arial"/>
          <w:color w:val="191919"/>
          <w:sz w:val="24"/>
          <w:szCs w:val="24"/>
          <w:lang w:val="en-US" w:eastAsia="en-GB"/>
        </w:rPr>
        <w:t>Toxicology</w:t>
      </w:r>
      <w:r w:rsidR="00F5782A" w:rsidRPr="00073818">
        <w:rPr>
          <w:rFonts w:asciiTheme="minorHAnsi" w:eastAsia="Times New Roman" w:hAnsiTheme="minorHAnsi" w:cs="Arial"/>
          <w:color w:val="191919"/>
          <w:sz w:val="24"/>
          <w:szCs w:val="24"/>
          <w:lang w:val="en-US" w:eastAsia="en-GB"/>
        </w:rPr>
        <w:t xml:space="preserve">, </w:t>
      </w:r>
      <w:r w:rsidRPr="00073818">
        <w:rPr>
          <w:rFonts w:asciiTheme="minorHAnsi" w:eastAsia="Times New Roman" w:hAnsiTheme="minorHAnsi" w:cs="Arial"/>
          <w:color w:val="191919"/>
          <w:sz w:val="24"/>
          <w:szCs w:val="24"/>
          <w:lang w:val="en-US" w:eastAsia="en-GB"/>
        </w:rPr>
        <w:t>Environmental control</w:t>
      </w:r>
      <w:r w:rsidR="00F5782A" w:rsidRPr="00073818">
        <w:rPr>
          <w:rFonts w:asciiTheme="minorHAnsi" w:eastAsia="Times New Roman" w:hAnsiTheme="minorHAnsi" w:cs="Arial"/>
          <w:color w:val="191919"/>
          <w:sz w:val="24"/>
          <w:szCs w:val="24"/>
          <w:lang w:val="en-US" w:eastAsia="en-GB"/>
        </w:rPr>
        <w:t xml:space="preserve">, </w:t>
      </w:r>
      <w:r w:rsidR="001D20E6" w:rsidRPr="00073818">
        <w:rPr>
          <w:rFonts w:asciiTheme="minorHAnsi" w:eastAsia="Times New Roman" w:hAnsiTheme="minorHAnsi" w:cs="Arial"/>
          <w:color w:val="191919"/>
          <w:sz w:val="24"/>
          <w:szCs w:val="24"/>
          <w:lang w:val="en-US" w:eastAsia="en-GB"/>
        </w:rPr>
        <w:t>Risks and exposure</w:t>
      </w:r>
      <w:r w:rsidR="00F5782A" w:rsidRPr="00073818">
        <w:rPr>
          <w:rFonts w:asciiTheme="minorHAnsi" w:eastAsia="Times New Roman" w:hAnsiTheme="minorHAnsi" w:cs="Arial"/>
          <w:color w:val="191919"/>
          <w:sz w:val="24"/>
          <w:szCs w:val="24"/>
          <w:lang w:val="en-US" w:eastAsia="en-GB"/>
        </w:rPr>
        <w:t xml:space="preserve"> for POPs and New POPs</w:t>
      </w:r>
    </w:p>
    <w:p w14:paraId="7D7C736E" w14:textId="77777777" w:rsidR="000A0C60" w:rsidRPr="00073818" w:rsidRDefault="000A0C60" w:rsidP="00B323DD">
      <w:pPr>
        <w:shd w:val="clear" w:color="auto" w:fill="FFFFFF"/>
        <w:spacing w:after="0" w:line="240" w:lineRule="auto"/>
        <w:jc w:val="both"/>
        <w:outlineLvl w:val="2"/>
        <w:rPr>
          <w:rFonts w:asciiTheme="minorHAnsi" w:eastAsia="Times New Roman" w:hAnsiTheme="minorHAnsi" w:cs="Arial"/>
          <w:color w:val="191919"/>
          <w:sz w:val="24"/>
          <w:szCs w:val="24"/>
          <w:lang w:val="en-US" w:eastAsia="en-GB"/>
        </w:rPr>
      </w:pPr>
    </w:p>
    <w:p w14:paraId="2A65409E" w14:textId="6F7996DD" w:rsidR="00696208" w:rsidRPr="00073818" w:rsidRDefault="00B11703" w:rsidP="008B3BF1">
      <w:pPr>
        <w:pStyle w:val="ListParagraph"/>
        <w:numPr>
          <w:ilvl w:val="0"/>
          <w:numId w:val="20"/>
        </w:numPr>
        <w:shd w:val="clear" w:color="auto" w:fill="FFFFFF"/>
        <w:spacing w:before="75" w:after="75" w:line="270" w:lineRule="atLeast"/>
        <w:jc w:val="both"/>
        <w:rPr>
          <w:rFonts w:asciiTheme="minorHAnsi" w:eastAsia="Times New Roman" w:hAnsiTheme="minorHAnsi" w:cs="Arial"/>
          <w:b/>
          <w:color w:val="191919"/>
          <w:sz w:val="24"/>
          <w:szCs w:val="24"/>
          <w:lang w:val="en-US" w:eastAsia="en-GB"/>
        </w:rPr>
      </w:pPr>
      <w:r w:rsidRPr="00073818">
        <w:rPr>
          <w:rFonts w:asciiTheme="minorHAnsi" w:eastAsia="Times New Roman" w:hAnsiTheme="minorHAnsi" w:cs="Arial"/>
          <w:b/>
          <w:color w:val="191919"/>
          <w:sz w:val="24"/>
          <w:szCs w:val="24"/>
          <w:lang w:val="en-US" w:eastAsia="en-GB"/>
        </w:rPr>
        <w:t xml:space="preserve">NEW </w:t>
      </w:r>
      <w:r w:rsidR="002C1507" w:rsidRPr="00073818">
        <w:rPr>
          <w:rFonts w:asciiTheme="minorHAnsi" w:eastAsia="Times New Roman" w:hAnsiTheme="minorHAnsi" w:cs="Arial"/>
          <w:b/>
          <w:color w:val="191919"/>
          <w:sz w:val="24"/>
          <w:szCs w:val="24"/>
          <w:lang w:val="en-US" w:eastAsia="en-GB"/>
        </w:rPr>
        <w:t xml:space="preserve">LISTED </w:t>
      </w:r>
      <w:r w:rsidRPr="00073818">
        <w:rPr>
          <w:rFonts w:asciiTheme="minorHAnsi" w:eastAsia="Times New Roman" w:hAnsiTheme="minorHAnsi" w:cs="Arial"/>
          <w:b/>
          <w:color w:val="191919"/>
          <w:sz w:val="24"/>
          <w:szCs w:val="24"/>
          <w:lang w:val="en-US" w:eastAsia="en-GB"/>
        </w:rPr>
        <w:t>POPs AND DIOXINS</w:t>
      </w:r>
    </w:p>
    <w:p w14:paraId="2AEB1A71" w14:textId="61561729" w:rsidR="00A45706" w:rsidRPr="00073818" w:rsidRDefault="00A45706" w:rsidP="00CC5961">
      <w:pPr>
        <w:shd w:val="clear" w:color="auto" w:fill="FFFFFF"/>
        <w:spacing w:before="75" w:after="75" w:line="270" w:lineRule="atLeast"/>
        <w:jc w:val="both"/>
        <w:rPr>
          <w:rFonts w:asciiTheme="minorHAnsi" w:eastAsia="Times New Roman" w:hAnsiTheme="minorHAnsi" w:cs="Arial"/>
          <w:color w:val="191919"/>
          <w:sz w:val="24"/>
          <w:szCs w:val="24"/>
          <w:lang w:val="en-US" w:eastAsia="en-GB"/>
        </w:rPr>
      </w:pPr>
      <w:r w:rsidRPr="00073818">
        <w:rPr>
          <w:rFonts w:asciiTheme="minorHAnsi" w:eastAsia="Times New Roman" w:hAnsiTheme="minorHAnsi" w:cs="Arial"/>
          <w:color w:val="191919"/>
          <w:sz w:val="24"/>
          <w:szCs w:val="24"/>
          <w:lang w:val="en-US" w:eastAsia="en-GB"/>
        </w:rPr>
        <w:t xml:space="preserve">Developments and experiences in the field of New </w:t>
      </w:r>
      <w:r w:rsidR="002C1507" w:rsidRPr="00073818">
        <w:rPr>
          <w:rFonts w:asciiTheme="minorHAnsi" w:eastAsia="Times New Roman" w:hAnsiTheme="minorHAnsi" w:cs="Arial"/>
          <w:color w:val="191919"/>
          <w:sz w:val="24"/>
          <w:szCs w:val="24"/>
          <w:lang w:val="en-US" w:eastAsia="en-GB"/>
        </w:rPr>
        <w:t xml:space="preserve">listed </w:t>
      </w:r>
      <w:r w:rsidRPr="00073818">
        <w:rPr>
          <w:rFonts w:asciiTheme="minorHAnsi" w:eastAsia="Times New Roman" w:hAnsiTheme="minorHAnsi" w:cs="Arial"/>
          <w:color w:val="191919"/>
          <w:sz w:val="24"/>
          <w:szCs w:val="24"/>
          <w:lang w:val="en-US" w:eastAsia="en-GB"/>
        </w:rPr>
        <w:t>POPs and Dioxins</w:t>
      </w:r>
    </w:p>
    <w:p w14:paraId="18621E6B" w14:textId="77777777" w:rsidR="00210B16" w:rsidRPr="00B323DD" w:rsidRDefault="00210B16" w:rsidP="00B323DD">
      <w:pPr>
        <w:shd w:val="clear" w:color="auto" w:fill="FFFFFF"/>
        <w:spacing w:after="0" w:line="240" w:lineRule="auto"/>
        <w:jc w:val="both"/>
        <w:outlineLvl w:val="2"/>
        <w:rPr>
          <w:rFonts w:asciiTheme="minorHAnsi" w:eastAsia="Times New Roman" w:hAnsiTheme="minorHAnsi" w:cs="Arial"/>
          <w:color w:val="191919"/>
          <w:sz w:val="24"/>
          <w:szCs w:val="24"/>
          <w:lang w:val="en-US" w:eastAsia="en-GB"/>
        </w:rPr>
      </w:pPr>
    </w:p>
    <w:p w14:paraId="0735BFA6" w14:textId="36C4A223" w:rsidR="00A45706" w:rsidRPr="00073818" w:rsidRDefault="00B11703" w:rsidP="008B3BF1">
      <w:pPr>
        <w:pStyle w:val="ListParagraph"/>
        <w:numPr>
          <w:ilvl w:val="0"/>
          <w:numId w:val="20"/>
        </w:numPr>
        <w:shd w:val="clear" w:color="auto" w:fill="FFFFFF"/>
        <w:spacing w:before="75" w:after="75" w:line="270" w:lineRule="atLeast"/>
        <w:jc w:val="both"/>
        <w:rPr>
          <w:rFonts w:asciiTheme="minorHAnsi" w:eastAsia="Times New Roman" w:hAnsiTheme="minorHAnsi" w:cs="Arial"/>
          <w:b/>
          <w:color w:val="191919"/>
          <w:sz w:val="24"/>
          <w:szCs w:val="24"/>
          <w:lang w:val="en-US" w:eastAsia="en-GB"/>
        </w:rPr>
      </w:pPr>
      <w:r w:rsidRPr="00073818">
        <w:rPr>
          <w:rFonts w:asciiTheme="minorHAnsi" w:eastAsia="Times New Roman" w:hAnsiTheme="minorHAnsi" w:cs="Arial"/>
          <w:b/>
          <w:color w:val="191919"/>
          <w:sz w:val="24"/>
          <w:szCs w:val="24"/>
          <w:lang w:val="en-US" w:eastAsia="en-GB"/>
        </w:rPr>
        <w:t xml:space="preserve">WASTE AND SOIL TECHNOLOGIES </w:t>
      </w:r>
    </w:p>
    <w:p w14:paraId="72EACDD1" w14:textId="78406564" w:rsidR="00A45706" w:rsidRPr="00073818" w:rsidRDefault="00B11703" w:rsidP="00CC5961">
      <w:pPr>
        <w:shd w:val="clear" w:color="auto" w:fill="FFFFFF"/>
        <w:spacing w:before="75" w:after="75" w:line="270" w:lineRule="atLeast"/>
        <w:jc w:val="both"/>
        <w:rPr>
          <w:rFonts w:asciiTheme="minorHAnsi" w:eastAsia="Times New Roman" w:hAnsiTheme="minorHAnsi" w:cs="Arial"/>
          <w:color w:val="191919"/>
          <w:sz w:val="24"/>
          <w:szCs w:val="24"/>
          <w:lang w:val="en-US" w:eastAsia="en-GB"/>
        </w:rPr>
      </w:pPr>
      <w:r w:rsidRPr="00073818">
        <w:rPr>
          <w:rFonts w:asciiTheme="minorHAnsi" w:eastAsia="Times New Roman" w:hAnsiTheme="minorHAnsi" w:cs="Arial"/>
          <w:color w:val="191919"/>
          <w:sz w:val="24"/>
          <w:szCs w:val="24"/>
          <w:lang w:val="en-US" w:eastAsia="en-GB"/>
        </w:rPr>
        <w:t>Waste Management experiences</w:t>
      </w:r>
      <w:r w:rsidR="008B3BF1" w:rsidRPr="00073818">
        <w:rPr>
          <w:rFonts w:asciiTheme="minorHAnsi" w:eastAsia="Times New Roman" w:hAnsiTheme="minorHAnsi" w:cs="Arial"/>
          <w:color w:val="191919"/>
          <w:sz w:val="24"/>
          <w:szCs w:val="24"/>
          <w:lang w:val="en-US" w:eastAsia="en-GB"/>
        </w:rPr>
        <w:t xml:space="preserve">, </w:t>
      </w:r>
      <w:r w:rsidR="00696208" w:rsidRPr="00073818">
        <w:rPr>
          <w:rFonts w:asciiTheme="minorHAnsi" w:eastAsia="Times New Roman" w:hAnsiTheme="minorHAnsi" w:cs="Arial"/>
          <w:color w:val="191919"/>
          <w:sz w:val="24"/>
          <w:szCs w:val="24"/>
          <w:lang w:val="en-US" w:eastAsia="en-GB"/>
        </w:rPr>
        <w:t>Destruction technologies</w:t>
      </w:r>
      <w:r w:rsidR="008B3BF1" w:rsidRPr="00073818">
        <w:rPr>
          <w:rFonts w:asciiTheme="minorHAnsi" w:eastAsia="Times New Roman" w:hAnsiTheme="minorHAnsi" w:cs="Arial"/>
          <w:color w:val="191919"/>
          <w:sz w:val="24"/>
          <w:szCs w:val="24"/>
          <w:lang w:val="en-US" w:eastAsia="en-GB"/>
        </w:rPr>
        <w:t xml:space="preserve">, </w:t>
      </w:r>
      <w:r w:rsidR="00696208" w:rsidRPr="00073818">
        <w:rPr>
          <w:rFonts w:asciiTheme="minorHAnsi" w:eastAsia="Times New Roman" w:hAnsiTheme="minorHAnsi" w:cs="Arial"/>
          <w:color w:val="191919"/>
          <w:sz w:val="24"/>
          <w:szCs w:val="24"/>
          <w:lang w:val="en-US" w:eastAsia="en-GB"/>
        </w:rPr>
        <w:t>In-Situ remediation technologies</w:t>
      </w:r>
      <w:r w:rsidR="008B3BF1" w:rsidRPr="00073818">
        <w:rPr>
          <w:rFonts w:asciiTheme="minorHAnsi" w:eastAsia="Times New Roman" w:hAnsiTheme="minorHAnsi" w:cs="Arial"/>
          <w:color w:val="191919"/>
          <w:sz w:val="24"/>
          <w:szCs w:val="24"/>
          <w:lang w:val="en-US" w:eastAsia="en-GB"/>
        </w:rPr>
        <w:t xml:space="preserve">, </w:t>
      </w:r>
      <w:r w:rsidR="006B3C0B" w:rsidRPr="00073818">
        <w:rPr>
          <w:rFonts w:asciiTheme="minorHAnsi" w:eastAsia="Times New Roman" w:hAnsiTheme="minorHAnsi" w:cs="Arial"/>
          <w:color w:val="191919"/>
          <w:sz w:val="24"/>
          <w:szCs w:val="24"/>
          <w:lang w:val="en-US" w:eastAsia="en-GB"/>
        </w:rPr>
        <w:t>Application of innovative</w:t>
      </w:r>
      <w:r w:rsidR="00696208" w:rsidRPr="00073818">
        <w:rPr>
          <w:rFonts w:asciiTheme="minorHAnsi" w:eastAsia="Times New Roman" w:hAnsiTheme="minorHAnsi" w:cs="Arial"/>
          <w:color w:val="191919"/>
          <w:sz w:val="24"/>
          <w:szCs w:val="24"/>
          <w:lang w:val="en-US" w:eastAsia="en-GB"/>
        </w:rPr>
        <w:t xml:space="preserve"> technologies</w:t>
      </w:r>
      <w:r w:rsidR="006B3C0B" w:rsidRPr="00073818">
        <w:rPr>
          <w:rFonts w:asciiTheme="minorHAnsi" w:eastAsia="Times New Roman" w:hAnsiTheme="minorHAnsi" w:cs="Arial"/>
          <w:color w:val="191919"/>
          <w:sz w:val="24"/>
          <w:szCs w:val="24"/>
          <w:lang w:val="en-US" w:eastAsia="en-GB"/>
        </w:rPr>
        <w:t xml:space="preserve"> fulfilling requirements of circular economy </w:t>
      </w:r>
    </w:p>
    <w:p w14:paraId="34E6AF55" w14:textId="77777777" w:rsidR="00210B16" w:rsidRPr="00073818" w:rsidRDefault="00210B16" w:rsidP="000A0C60">
      <w:pPr>
        <w:shd w:val="clear" w:color="auto" w:fill="FFFFFF"/>
        <w:spacing w:after="0" w:line="240" w:lineRule="auto"/>
        <w:jc w:val="both"/>
        <w:rPr>
          <w:rFonts w:asciiTheme="minorHAnsi" w:eastAsia="Times New Roman" w:hAnsiTheme="minorHAnsi" w:cs="Arial"/>
          <w:sz w:val="16"/>
          <w:szCs w:val="16"/>
          <w:lang w:val="en-US" w:eastAsia="en-GB"/>
        </w:rPr>
      </w:pPr>
    </w:p>
    <w:p w14:paraId="10E112A5" w14:textId="0348E51F" w:rsidR="0042297D" w:rsidRPr="00073818" w:rsidRDefault="00FC095E" w:rsidP="008B3BF1">
      <w:pPr>
        <w:pStyle w:val="ListParagraph"/>
        <w:numPr>
          <w:ilvl w:val="0"/>
          <w:numId w:val="20"/>
        </w:numPr>
        <w:shd w:val="clear" w:color="auto" w:fill="FFFFFF"/>
        <w:spacing w:before="75" w:after="75" w:line="270" w:lineRule="atLeast"/>
        <w:jc w:val="both"/>
        <w:rPr>
          <w:rFonts w:asciiTheme="minorHAnsi" w:eastAsia="Times New Roman" w:hAnsiTheme="minorHAnsi" w:cs="Arial"/>
          <w:b/>
          <w:color w:val="191919"/>
          <w:sz w:val="24"/>
          <w:szCs w:val="24"/>
          <w:lang w:val="en-US" w:eastAsia="en-GB"/>
        </w:rPr>
      </w:pPr>
      <w:r w:rsidRPr="00073818">
        <w:rPr>
          <w:rFonts w:asciiTheme="minorHAnsi" w:eastAsia="Times New Roman" w:hAnsiTheme="minorHAnsi" w:cs="Arial"/>
          <w:b/>
          <w:color w:val="191919"/>
          <w:sz w:val="24"/>
          <w:szCs w:val="24"/>
          <w:lang w:val="en-US" w:eastAsia="en-GB"/>
        </w:rPr>
        <w:t xml:space="preserve">PCB </w:t>
      </w:r>
      <w:r w:rsidRPr="00073818">
        <w:rPr>
          <w:rFonts w:asciiTheme="minorHAnsi" w:eastAsia="Times New Roman" w:hAnsiTheme="minorHAnsi" w:cs="Arial"/>
          <w:b/>
          <w:color w:val="000000" w:themeColor="text1"/>
          <w:sz w:val="24"/>
          <w:szCs w:val="24"/>
          <w:lang w:val="en-US" w:eastAsia="en-GB"/>
        </w:rPr>
        <w:t>MANAGEMENT</w:t>
      </w:r>
      <w:r w:rsidR="00950A06" w:rsidRPr="00073818">
        <w:rPr>
          <w:rFonts w:asciiTheme="minorHAnsi" w:eastAsia="Times New Roman" w:hAnsiTheme="minorHAnsi" w:cs="Arial"/>
          <w:b/>
          <w:color w:val="FF0000"/>
          <w:sz w:val="24"/>
          <w:szCs w:val="24"/>
          <w:lang w:val="en-US" w:eastAsia="en-GB"/>
        </w:rPr>
        <w:t xml:space="preserve">    </w:t>
      </w:r>
    </w:p>
    <w:p w14:paraId="6F7A40E1" w14:textId="1ECED8A6" w:rsidR="00210B16" w:rsidRDefault="008B3BF1" w:rsidP="000A0C60">
      <w:pPr>
        <w:shd w:val="clear" w:color="auto" w:fill="FFFFFF"/>
        <w:spacing w:after="0" w:line="240" w:lineRule="auto"/>
        <w:jc w:val="both"/>
        <w:rPr>
          <w:rFonts w:asciiTheme="minorHAnsi" w:eastAsia="Times New Roman" w:hAnsiTheme="minorHAnsi" w:cs="Arial"/>
          <w:sz w:val="24"/>
          <w:szCs w:val="24"/>
          <w:lang w:val="en-US" w:eastAsia="en-GB"/>
        </w:rPr>
      </w:pPr>
      <w:r w:rsidRPr="00073818">
        <w:rPr>
          <w:rFonts w:asciiTheme="minorHAnsi" w:eastAsia="Times New Roman" w:hAnsiTheme="minorHAnsi" w:cs="Arial"/>
          <w:sz w:val="24"/>
          <w:szCs w:val="24"/>
          <w:lang w:val="en-US" w:eastAsia="en-GB"/>
        </w:rPr>
        <w:t xml:space="preserve">Progress achievements on cleaning up PCB in 2028. </w:t>
      </w:r>
      <w:r w:rsidR="006B3C0B" w:rsidRPr="00073818">
        <w:rPr>
          <w:rFonts w:asciiTheme="minorHAnsi" w:eastAsia="Times New Roman" w:hAnsiTheme="minorHAnsi" w:cs="Arial"/>
          <w:sz w:val="24"/>
          <w:szCs w:val="24"/>
          <w:lang w:val="en-US" w:eastAsia="en-GB"/>
        </w:rPr>
        <w:t xml:space="preserve">Barriers to be taken to fulfil 2028 </w:t>
      </w:r>
      <w:r w:rsidR="00C97047" w:rsidRPr="00073818">
        <w:rPr>
          <w:rFonts w:asciiTheme="minorHAnsi" w:eastAsia="Times New Roman" w:hAnsiTheme="minorHAnsi" w:cs="Arial"/>
          <w:sz w:val="24"/>
          <w:szCs w:val="24"/>
          <w:lang w:val="en-US" w:eastAsia="en-GB"/>
        </w:rPr>
        <w:t>removal and destruction</w:t>
      </w:r>
      <w:r w:rsidR="006B3C0B" w:rsidRPr="00073818">
        <w:rPr>
          <w:rFonts w:asciiTheme="minorHAnsi" w:eastAsia="Times New Roman" w:hAnsiTheme="minorHAnsi" w:cs="Arial"/>
          <w:sz w:val="24"/>
          <w:szCs w:val="24"/>
          <w:lang w:val="en-US" w:eastAsia="en-GB"/>
        </w:rPr>
        <w:t xml:space="preserve"> </w:t>
      </w:r>
      <w:r w:rsidR="00B50DE9" w:rsidRPr="00073818">
        <w:rPr>
          <w:rFonts w:asciiTheme="minorHAnsi" w:eastAsia="Times New Roman" w:hAnsiTheme="minorHAnsi" w:cs="Arial"/>
          <w:sz w:val="24"/>
          <w:szCs w:val="24"/>
          <w:lang w:val="en-US" w:eastAsia="en-GB"/>
        </w:rPr>
        <w:t>Technologies implementation</w:t>
      </w:r>
    </w:p>
    <w:p w14:paraId="005A0DF5" w14:textId="77777777" w:rsidR="001F6197" w:rsidRPr="00073818" w:rsidRDefault="001F6197" w:rsidP="000A0C60">
      <w:pPr>
        <w:shd w:val="clear" w:color="auto" w:fill="FFFFFF"/>
        <w:spacing w:after="0" w:line="240" w:lineRule="auto"/>
        <w:jc w:val="both"/>
        <w:rPr>
          <w:rFonts w:asciiTheme="minorHAnsi" w:eastAsia="Times New Roman" w:hAnsiTheme="minorHAnsi" w:cs="Arial"/>
          <w:sz w:val="24"/>
          <w:szCs w:val="24"/>
          <w:lang w:val="en-US" w:eastAsia="en-GB"/>
        </w:rPr>
      </w:pPr>
    </w:p>
    <w:p w14:paraId="78F04D70" w14:textId="77777777" w:rsidR="00D86F9E" w:rsidRPr="00073818" w:rsidDel="00AA3E8C" w:rsidRDefault="00D86F9E" w:rsidP="000A0C60">
      <w:pPr>
        <w:shd w:val="clear" w:color="auto" w:fill="FFFFFF"/>
        <w:spacing w:after="0" w:line="240" w:lineRule="auto"/>
        <w:jc w:val="both"/>
        <w:rPr>
          <w:del w:id="42" w:author="John Vijgen" w:date="2022-04-07T18:39:00Z"/>
          <w:rFonts w:asciiTheme="minorHAnsi" w:eastAsia="Times New Roman" w:hAnsiTheme="minorHAnsi" w:cs="Arial"/>
          <w:sz w:val="24"/>
          <w:szCs w:val="24"/>
          <w:lang w:val="en-US" w:eastAsia="en-GB"/>
        </w:rPr>
      </w:pPr>
    </w:p>
    <w:p w14:paraId="65C936DF" w14:textId="26912C0E" w:rsidR="00D86F9E" w:rsidRPr="00073818" w:rsidRDefault="001D20E6" w:rsidP="00D86F9E">
      <w:pPr>
        <w:pStyle w:val="ListParagraph"/>
        <w:numPr>
          <w:ilvl w:val="0"/>
          <w:numId w:val="20"/>
        </w:numPr>
        <w:shd w:val="clear" w:color="auto" w:fill="FFFFFF"/>
        <w:spacing w:before="75" w:after="75" w:line="270" w:lineRule="atLeast"/>
        <w:jc w:val="both"/>
        <w:rPr>
          <w:rFonts w:asciiTheme="minorHAnsi" w:hAnsiTheme="minorHAnsi"/>
          <w:sz w:val="24"/>
          <w:szCs w:val="24"/>
          <w:lang w:val="en-US"/>
        </w:rPr>
      </w:pPr>
      <w:r w:rsidRPr="00073818">
        <w:rPr>
          <w:rFonts w:asciiTheme="minorHAnsi" w:hAnsiTheme="minorHAnsi"/>
          <w:b/>
          <w:sz w:val="24"/>
          <w:szCs w:val="24"/>
          <w:lang w:val="en-US"/>
        </w:rPr>
        <w:t>SOIL BIOREMEDIATION</w:t>
      </w:r>
    </w:p>
    <w:p w14:paraId="6B8EB882" w14:textId="083E7753" w:rsidR="00642E72" w:rsidRPr="00073818" w:rsidRDefault="0030313B" w:rsidP="00650B96">
      <w:pPr>
        <w:shd w:val="clear" w:color="auto" w:fill="FFFFFF"/>
        <w:spacing w:after="0" w:line="240" w:lineRule="auto"/>
        <w:jc w:val="both"/>
        <w:outlineLvl w:val="2"/>
        <w:rPr>
          <w:rFonts w:asciiTheme="minorHAnsi" w:eastAsia="Times New Roman" w:hAnsiTheme="minorHAnsi" w:cs="Arial"/>
          <w:color w:val="191919"/>
          <w:sz w:val="24"/>
          <w:szCs w:val="24"/>
          <w:lang w:val="en-US" w:eastAsia="en-GB"/>
        </w:rPr>
      </w:pPr>
      <w:r w:rsidRPr="00073818">
        <w:rPr>
          <w:rFonts w:asciiTheme="minorHAnsi" w:eastAsia="Times New Roman" w:hAnsiTheme="minorHAnsi" w:cs="Arial"/>
          <w:color w:val="191919"/>
          <w:sz w:val="24"/>
          <w:szCs w:val="24"/>
          <w:lang w:val="en-US" w:eastAsia="en-GB"/>
        </w:rPr>
        <w:t>Implementation of measures</w:t>
      </w:r>
      <w:r w:rsidR="006B3C0B" w:rsidRPr="00073818">
        <w:rPr>
          <w:rFonts w:asciiTheme="minorHAnsi" w:eastAsia="Times New Roman" w:hAnsiTheme="minorHAnsi" w:cs="Arial"/>
          <w:color w:val="191919"/>
          <w:sz w:val="24"/>
          <w:szCs w:val="24"/>
          <w:lang w:val="en-US" w:eastAsia="en-GB"/>
        </w:rPr>
        <w:t xml:space="preserve">, </w:t>
      </w:r>
      <w:r w:rsidRPr="00073818">
        <w:rPr>
          <w:rFonts w:asciiTheme="minorHAnsi" w:eastAsia="Times New Roman" w:hAnsiTheme="minorHAnsi" w:cs="Arial"/>
          <w:color w:val="191919"/>
          <w:sz w:val="24"/>
          <w:szCs w:val="24"/>
          <w:lang w:val="en-US" w:eastAsia="en-GB"/>
        </w:rPr>
        <w:t>Elimination of barriers of by administrators</w:t>
      </w:r>
      <w:r w:rsidR="006B3C0B" w:rsidRPr="00073818">
        <w:rPr>
          <w:rFonts w:asciiTheme="minorHAnsi" w:eastAsia="Times New Roman" w:hAnsiTheme="minorHAnsi" w:cs="Arial"/>
          <w:color w:val="191919"/>
          <w:sz w:val="24"/>
          <w:szCs w:val="24"/>
          <w:lang w:val="en-US" w:eastAsia="en-GB"/>
        </w:rPr>
        <w:t xml:space="preserve">, </w:t>
      </w:r>
      <w:r w:rsidRPr="00073818">
        <w:rPr>
          <w:rFonts w:asciiTheme="minorHAnsi" w:eastAsia="Times New Roman" w:hAnsiTheme="minorHAnsi" w:cs="Arial"/>
          <w:color w:val="191919"/>
          <w:sz w:val="24"/>
          <w:szCs w:val="24"/>
          <w:lang w:val="en-US" w:eastAsia="en-GB"/>
        </w:rPr>
        <w:t>New</w:t>
      </w:r>
      <w:r w:rsidR="002D3E23" w:rsidRPr="00073818">
        <w:rPr>
          <w:rFonts w:asciiTheme="minorHAnsi" w:eastAsia="Times New Roman" w:hAnsiTheme="minorHAnsi" w:cs="Arial"/>
          <w:color w:val="191919"/>
          <w:sz w:val="24"/>
          <w:szCs w:val="24"/>
          <w:lang w:val="en-US" w:eastAsia="en-GB"/>
        </w:rPr>
        <w:t>est full-scale and small scale</w:t>
      </w:r>
      <w:r w:rsidRPr="00073818">
        <w:rPr>
          <w:rFonts w:asciiTheme="minorHAnsi" w:eastAsia="Times New Roman" w:hAnsiTheme="minorHAnsi" w:cs="Arial"/>
          <w:color w:val="191919"/>
          <w:sz w:val="24"/>
          <w:szCs w:val="24"/>
          <w:lang w:val="en-US" w:eastAsia="en-GB"/>
        </w:rPr>
        <w:t xml:space="preserve"> developments</w:t>
      </w:r>
    </w:p>
    <w:p w14:paraId="761F7808" w14:textId="4A4986A1" w:rsidR="00D86F9E" w:rsidRPr="00073818" w:rsidRDefault="00D86F9E" w:rsidP="00650B96">
      <w:pPr>
        <w:shd w:val="clear" w:color="auto" w:fill="FFFFFF"/>
        <w:spacing w:after="0" w:line="240" w:lineRule="auto"/>
        <w:jc w:val="both"/>
        <w:outlineLvl w:val="2"/>
        <w:rPr>
          <w:rFonts w:asciiTheme="minorHAnsi" w:eastAsia="Times New Roman" w:hAnsiTheme="minorHAnsi" w:cs="Arial"/>
          <w:color w:val="191919"/>
          <w:sz w:val="24"/>
          <w:szCs w:val="24"/>
          <w:lang w:val="en-US" w:eastAsia="en-GB"/>
        </w:rPr>
      </w:pPr>
    </w:p>
    <w:p w14:paraId="1EAB352E" w14:textId="77777777" w:rsidR="002152AC" w:rsidRPr="00073818" w:rsidRDefault="002152AC" w:rsidP="002152AC">
      <w:pPr>
        <w:numPr>
          <w:ilvl w:val="0"/>
          <w:numId w:val="20"/>
        </w:numPr>
        <w:shd w:val="clear" w:color="auto" w:fill="FFFFFF"/>
        <w:spacing w:before="75" w:after="75" w:line="270" w:lineRule="atLeast"/>
        <w:contextualSpacing/>
        <w:jc w:val="both"/>
        <w:rPr>
          <w:rFonts w:asciiTheme="minorHAnsi" w:eastAsia="Times New Roman" w:hAnsiTheme="minorHAnsi" w:cs="Arial"/>
          <w:b/>
          <w:color w:val="191919"/>
          <w:sz w:val="24"/>
          <w:szCs w:val="24"/>
          <w:lang w:val="en-US" w:eastAsia="en-GB"/>
        </w:rPr>
      </w:pPr>
      <w:r w:rsidRPr="00073818">
        <w:rPr>
          <w:rFonts w:asciiTheme="minorHAnsi" w:eastAsia="Times New Roman" w:hAnsiTheme="minorHAnsi" w:cs="Arial"/>
          <w:b/>
          <w:color w:val="191919"/>
          <w:sz w:val="24"/>
          <w:szCs w:val="24"/>
          <w:lang w:val="en-US" w:eastAsia="en-GB"/>
        </w:rPr>
        <w:t>HEALTH &amp; SAFETY BLOCK</w:t>
      </w:r>
    </w:p>
    <w:p w14:paraId="2923FAAE" w14:textId="77777777" w:rsidR="002152AC" w:rsidRPr="00073818" w:rsidRDefault="002152AC" w:rsidP="002152AC">
      <w:pPr>
        <w:shd w:val="clear" w:color="auto" w:fill="FFFFFF"/>
        <w:spacing w:before="75" w:after="75" w:line="270" w:lineRule="atLeast"/>
        <w:jc w:val="both"/>
        <w:rPr>
          <w:rFonts w:asciiTheme="minorHAnsi" w:eastAsia="Times New Roman" w:hAnsiTheme="minorHAnsi" w:cs="Arial"/>
          <w:color w:val="191919"/>
          <w:sz w:val="24"/>
          <w:szCs w:val="24"/>
          <w:lang w:val="en-US" w:eastAsia="en-GB"/>
        </w:rPr>
      </w:pPr>
      <w:r w:rsidRPr="00073818">
        <w:rPr>
          <w:rFonts w:asciiTheme="minorHAnsi" w:eastAsia="Times New Roman" w:hAnsiTheme="minorHAnsi" w:cs="Arial"/>
          <w:color w:val="191919"/>
          <w:sz w:val="24"/>
          <w:szCs w:val="24"/>
          <w:lang w:val="en-US" w:eastAsia="en-GB"/>
        </w:rPr>
        <w:t>Health and safety during works, Toxicology, Environmental control, Risks and exposure for POPs and New POPs</w:t>
      </w:r>
    </w:p>
    <w:p w14:paraId="6454BE4C" w14:textId="77777777" w:rsidR="002152AC" w:rsidRPr="00073818" w:rsidRDefault="002152AC" w:rsidP="00B323DD">
      <w:pPr>
        <w:shd w:val="clear" w:color="auto" w:fill="FFFFFF"/>
        <w:spacing w:after="0" w:line="240" w:lineRule="auto"/>
        <w:jc w:val="both"/>
        <w:outlineLvl w:val="2"/>
        <w:rPr>
          <w:rFonts w:asciiTheme="minorHAnsi" w:eastAsia="Times New Roman" w:hAnsiTheme="minorHAnsi" w:cs="Arial"/>
          <w:color w:val="191919"/>
          <w:sz w:val="24"/>
          <w:szCs w:val="24"/>
          <w:lang w:val="en-US" w:eastAsia="en-GB"/>
        </w:rPr>
      </w:pPr>
    </w:p>
    <w:p w14:paraId="221568B1" w14:textId="77777777" w:rsidR="002152AC" w:rsidRPr="00073818" w:rsidRDefault="002152AC" w:rsidP="002152AC">
      <w:pPr>
        <w:numPr>
          <w:ilvl w:val="0"/>
          <w:numId w:val="20"/>
        </w:numPr>
        <w:shd w:val="clear" w:color="auto" w:fill="FFFFFF"/>
        <w:spacing w:before="75" w:after="75" w:line="270" w:lineRule="atLeast"/>
        <w:contextualSpacing/>
        <w:jc w:val="both"/>
        <w:rPr>
          <w:rFonts w:asciiTheme="minorHAnsi" w:eastAsia="Times New Roman" w:hAnsiTheme="minorHAnsi" w:cs="Arial"/>
          <w:b/>
          <w:color w:val="191919"/>
          <w:sz w:val="24"/>
          <w:szCs w:val="24"/>
          <w:lang w:val="en-US" w:eastAsia="en-GB"/>
        </w:rPr>
      </w:pPr>
      <w:r w:rsidRPr="00073818">
        <w:rPr>
          <w:rFonts w:asciiTheme="minorHAnsi" w:eastAsia="Times New Roman" w:hAnsiTheme="minorHAnsi" w:cs="Arial"/>
          <w:b/>
          <w:color w:val="191919"/>
          <w:sz w:val="24"/>
          <w:szCs w:val="24"/>
          <w:lang w:val="en-US" w:eastAsia="en-GB"/>
        </w:rPr>
        <w:t>NEW LISTED POPs AND DIOXINS</w:t>
      </w:r>
    </w:p>
    <w:p w14:paraId="2A5E042D" w14:textId="77777777" w:rsidR="002152AC" w:rsidRPr="00073818" w:rsidRDefault="002152AC" w:rsidP="002152AC">
      <w:pPr>
        <w:shd w:val="clear" w:color="auto" w:fill="FFFFFF"/>
        <w:spacing w:before="75" w:after="75" w:line="270" w:lineRule="atLeast"/>
        <w:jc w:val="both"/>
        <w:rPr>
          <w:rFonts w:asciiTheme="minorHAnsi" w:eastAsia="Times New Roman" w:hAnsiTheme="minorHAnsi" w:cs="Arial"/>
          <w:color w:val="191919"/>
          <w:sz w:val="24"/>
          <w:szCs w:val="24"/>
          <w:lang w:val="en-US" w:eastAsia="en-GB"/>
        </w:rPr>
      </w:pPr>
      <w:r w:rsidRPr="00073818">
        <w:rPr>
          <w:rFonts w:asciiTheme="minorHAnsi" w:eastAsia="Times New Roman" w:hAnsiTheme="minorHAnsi" w:cs="Arial"/>
          <w:color w:val="191919"/>
          <w:sz w:val="24"/>
          <w:szCs w:val="24"/>
          <w:lang w:val="en-US" w:eastAsia="en-GB"/>
        </w:rPr>
        <w:t>Developments and experiences in the field of New listed POPs and Dioxins</w:t>
      </w:r>
    </w:p>
    <w:p w14:paraId="73D2FCD3" w14:textId="77777777" w:rsidR="002152AC" w:rsidRPr="00B323DD" w:rsidRDefault="002152AC" w:rsidP="00B323DD">
      <w:pPr>
        <w:shd w:val="clear" w:color="auto" w:fill="FFFFFF"/>
        <w:spacing w:after="0" w:line="240" w:lineRule="auto"/>
        <w:jc w:val="both"/>
        <w:outlineLvl w:val="2"/>
        <w:rPr>
          <w:rFonts w:asciiTheme="minorHAnsi" w:eastAsia="Times New Roman" w:hAnsiTheme="minorHAnsi" w:cs="Arial"/>
          <w:color w:val="191919"/>
          <w:sz w:val="24"/>
          <w:szCs w:val="24"/>
          <w:lang w:val="en-US" w:eastAsia="en-GB"/>
        </w:rPr>
      </w:pPr>
    </w:p>
    <w:p w14:paraId="003A19A0" w14:textId="77777777" w:rsidR="002152AC" w:rsidRPr="00073818" w:rsidRDefault="002152AC" w:rsidP="002152AC">
      <w:pPr>
        <w:numPr>
          <w:ilvl w:val="0"/>
          <w:numId w:val="20"/>
        </w:numPr>
        <w:shd w:val="clear" w:color="auto" w:fill="FFFFFF"/>
        <w:spacing w:before="75" w:after="75" w:line="270" w:lineRule="atLeast"/>
        <w:contextualSpacing/>
        <w:jc w:val="both"/>
        <w:rPr>
          <w:rFonts w:asciiTheme="minorHAnsi" w:eastAsia="Times New Roman" w:hAnsiTheme="minorHAnsi" w:cs="Arial"/>
          <w:b/>
          <w:color w:val="191919"/>
          <w:sz w:val="24"/>
          <w:szCs w:val="24"/>
          <w:lang w:val="en-US" w:eastAsia="en-GB"/>
        </w:rPr>
      </w:pPr>
      <w:r w:rsidRPr="00073818">
        <w:rPr>
          <w:rFonts w:asciiTheme="minorHAnsi" w:eastAsia="Times New Roman" w:hAnsiTheme="minorHAnsi" w:cs="Arial"/>
          <w:b/>
          <w:color w:val="191919"/>
          <w:sz w:val="24"/>
          <w:szCs w:val="24"/>
          <w:lang w:val="en-US" w:eastAsia="en-GB"/>
        </w:rPr>
        <w:t xml:space="preserve">WASTE AND SOIL TECHNOLOGIES </w:t>
      </w:r>
    </w:p>
    <w:p w14:paraId="4FF5C30D" w14:textId="77777777" w:rsidR="002152AC" w:rsidRPr="00073818" w:rsidRDefault="002152AC" w:rsidP="002152AC">
      <w:pPr>
        <w:shd w:val="clear" w:color="auto" w:fill="FFFFFF"/>
        <w:spacing w:before="75" w:after="75" w:line="270" w:lineRule="atLeast"/>
        <w:jc w:val="both"/>
        <w:rPr>
          <w:rFonts w:asciiTheme="minorHAnsi" w:eastAsia="Times New Roman" w:hAnsiTheme="minorHAnsi" w:cs="Arial"/>
          <w:color w:val="191919"/>
          <w:sz w:val="24"/>
          <w:szCs w:val="24"/>
          <w:lang w:val="en-US" w:eastAsia="en-GB"/>
        </w:rPr>
      </w:pPr>
      <w:r w:rsidRPr="00073818">
        <w:rPr>
          <w:rFonts w:asciiTheme="minorHAnsi" w:eastAsia="Times New Roman" w:hAnsiTheme="minorHAnsi" w:cs="Arial"/>
          <w:color w:val="191919"/>
          <w:sz w:val="24"/>
          <w:szCs w:val="24"/>
          <w:lang w:val="en-US" w:eastAsia="en-GB"/>
        </w:rPr>
        <w:t xml:space="preserve">Waste Management experiences, Destruction technologies, In-Situ remediation technologies, Application of innovative technologies fulfilling requirements of circular economy </w:t>
      </w:r>
    </w:p>
    <w:p w14:paraId="22489ED8" w14:textId="77777777" w:rsidR="002152AC" w:rsidRPr="00B323DD" w:rsidRDefault="002152AC" w:rsidP="00B323DD">
      <w:pPr>
        <w:shd w:val="clear" w:color="auto" w:fill="FFFFFF"/>
        <w:spacing w:after="0" w:line="240" w:lineRule="auto"/>
        <w:jc w:val="both"/>
        <w:outlineLvl w:val="2"/>
        <w:rPr>
          <w:rFonts w:asciiTheme="minorHAnsi" w:eastAsia="Times New Roman" w:hAnsiTheme="minorHAnsi" w:cs="Arial"/>
          <w:color w:val="191919"/>
          <w:sz w:val="24"/>
          <w:szCs w:val="24"/>
          <w:lang w:val="en-US" w:eastAsia="en-GB"/>
        </w:rPr>
      </w:pPr>
    </w:p>
    <w:p w14:paraId="57029384" w14:textId="77777777" w:rsidR="002152AC" w:rsidRPr="00073818" w:rsidRDefault="002152AC" w:rsidP="002152AC">
      <w:pPr>
        <w:numPr>
          <w:ilvl w:val="0"/>
          <w:numId w:val="20"/>
        </w:numPr>
        <w:shd w:val="clear" w:color="auto" w:fill="FFFFFF"/>
        <w:spacing w:before="75" w:after="75" w:line="270" w:lineRule="atLeast"/>
        <w:contextualSpacing/>
        <w:jc w:val="both"/>
        <w:rPr>
          <w:rFonts w:asciiTheme="minorHAnsi" w:eastAsia="Times New Roman" w:hAnsiTheme="minorHAnsi" w:cs="Arial"/>
          <w:b/>
          <w:color w:val="191919"/>
          <w:sz w:val="24"/>
          <w:szCs w:val="24"/>
          <w:lang w:val="en-US" w:eastAsia="en-GB"/>
        </w:rPr>
      </w:pPr>
      <w:r w:rsidRPr="00073818">
        <w:rPr>
          <w:rFonts w:asciiTheme="minorHAnsi" w:eastAsia="Times New Roman" w:hAnsiTheme="minorHAnsi" w:cs="Arial"/>
          <w:b/>
          <w:color w:val="191919"/>
          <w:sz w:val="24"/>
          <w:szCs w:val="24"/>
          <w:lang w:val="en-US" w:eastAsia="en-GB"/>
        </w:rPr>
        <w:t xml:space="preserve">PCB </w:t>
      </w:r>
      <w:r w:rsidRPr="00073818">
        <w:rPr>
          <w:rFonts w:asciiTheme="minorHAnsi" w:eastAsia="Times New Roman" w:hAnsiTheme="minorHAnsi" w:cs="Arial"/>
          <w:b/>
          <w:color w:val="000000" w:themeColor="text1"/>
          <w:sz w:val="24"/>
          <w:szCs w:val="24"/>
          <w:lang w:val="en-US" w:eastAsia="en-GB"/>
        </w:rPr>
        <w:t>MANAGEMENT</w:t>
      </w:r>
      <w:r w:rsidRPr="00073818">
        <w:rPr>
          <w:rFonts w:asciiTheme="minorHAnsi" w:eastAsia="Times New Roman" w:hAnsiTheme="minorHAnsi" w:cs="Arial"/>
          <w:b/>
          <w:color w:val="FF0000"/>
          <w:sz w:val="24"/>
          <w:szCs w:val="24"/>
          <w:lang w:val="en-US" w:eastAsia="en-GB"/>
        </w:rPr>
        <w:t xml:space="preserve">    </w:t>
      </w:r>
    </w:p>
    <w:p w14:paraId="18E220FF" w14:textId="19D62595" w:rsidR="002152AC" w:rsidRDefault="002152AC" w:rsidP="002152AC">
      <w:pPr>
        <w:shd w:val="clear" w:color="auto" w:fill="FFFFFF"/>
        <w:spacing w:after="0" w:line="240" w:lineRule="auto"/>
        <w:jc w:val="both"/>
        <w:rPr>
          <w:rFonts w:asciiTheme="minorHAnsi" w:eastAsia="Times New Roman" w:hAnsiTheme="minorHAnsi" w:cs="Arial"/>
          <w:sz w:val="24"/>
          <w:szCs w:val="24"/>
          <w:lang w:val="en-US" w:eastAsia="en-GB"/>
        </w:rPr>
      </w:pPr>
      <w:r w:rsidRPr="00073818">
        <w:rPr>
          <w:rFonts w:asciiTheme="minorHAnsi" w:eastAsia="Times New Roman" w:hAnsiTheme="minorHAnsi" w:cs="Arial"/>
          <w:sz w:val="24"/>
          <w:szCs w:val="24"/>
          <w:lang w:val="en-US" w:eastAsia="en-GB"/>
        </w:rPr>
        <w:t>Progress achievements on cleaning up PCB in 2028. Barriers to be taken to fulfil 2028 PCB treatment technologies and implementation</w:t>
      </w:r>
    </w:p>
    <w:p w14:paraId="476C73BC" w14:textId="77777777" w:rsidR="001F6197" w:rsidRPr="00073818" w:rsidRDefault="001F6197" w:rsidP="002152AC">
      <w:pPr>
        <w:shd w:val="clear" w:color="auto" w:fill="FFFFFF"/>
        <w:spacing w:after="0" w:line="240" w:lineRule="auto"/>
        <w:jc w:val="both"/>
        <w:rPr>
          <w:rFonts w:asciiTheme="minorHAnsi" w:eastAsia="Times New Roman" w:hAnsiTheme="minorHAnsi" w:cs="Arial"/>
          <w:sz w:val="24"/>
          <w:szCs w:val="24"/>
          <w:lang w:val="en-US" w:eastAsia="en-GB"/>
        </w:rPr>
      </w:pPr>
    </w:p>
    <w:p w14:paraId="36189BA6" w14:textId="77777777" w:rsidR="002152AC" w:rsidRPr="00073818" w:rsidDel="00AA3E8C" w:rsidRDefault="002152AC" w:rsidP="002152AC">
      <w:pPr>
        <w:shd w:val="clear" w:color="auto" w:fill="FFFFFF"/>
        <w:spacing w:after="0" w:line="240" w:lineRule="auto"/>
        <w:jc w:val="both"/>
        <w:rPr>
          <w:del w:id="43" w:author="John Vijgen" w:date="2022-04-07T18:39:00Z"/>
          <w:rFonts w:asciiTheme="minorHAnsi" w:eastAsia="Times New Roman" w:hAnsiTheme="minorHAnsi" w:cs="Arial"/>
          <w:sz w:val="24"/>
          <w:szCs w:val="24"/>
          <w:lang w:val="en-US" w:eastAsia="en-GB"/>
        </w:rPr>
      </w:pPr>
    </w:p>
    <w:p w14:paraId="6917EDF1" w14:textId="77777777" w:rsidR="002152AC" w:rsidRPr="00073818" w:rsidRDefault="002152AC" w:rsidP="002152AC">
      <w:pPr>
        <w:numPr>
          <w:ilvl w:val="0"/>
          <w:numId w:val="20"/>
        </w:numPr>
        <w:shd w:val="clear" w:color="auto" w:fill="FFFFFF"/>
        <w:spacing w:before="75" w:after="75" w:line="270" w:lineRule="atLeast"/>
        <w:contextualSpacing/>
        <w:jc w:val="both"/>
        <w:rPr>
          <w:rFonts w:asciiTheme="minorHAnsi" w:hAnsiTheme="minorHAnsi"/>
          <w:sz w:val="24"/>
          <w:szCs w:val="24"/>
          <w:lang w:val="en-US"/>
        </w:rPr>
      </w:pPr>
      <w:r w:rsidRPr="00073818">
        <w:rPr>
          <w:rFonts w:asciiTheme="minorHAnsi" w:hAnsiTheme="minorHAnsi"/>
          <w:b/>
          <w:sz w:val="24"/>
          <w:szCs w:val="24"/>
          <w:lang w:val="en-US"/>
        </w:rPr>
        <w:t>SOIL BIOREMEDIATION</w:t>
      </w:r>
    </w:p>
    <w:p w14:paraId="5610310F" w14:textId="77777777" w:rsidR="002152AC" w:rsidRPr="00073818" w:rsidRDefault="002152AC" w:rsidP="002152AC">
      <w:pPr>
        <w:shd w:val="clear" w:color="auto" w:fill="FFFFFF"/>
        <w:spacing w:after="0" w:line="240" w:lineRule="auto"/>
        <w:jc w:val="both"/>
        <w:outlineLvl w:val="2"/>
        <w:rPr>
          <w:rFonts w:asciiTheme="minorHAnsi" w:eastAsia="Times New Roman" w:hAnsiTheme="minorHAnsi" w:cs="Arial"/>
          <w:color w:val="191919"/>
          <w:sz w:val="24"/>
          <w:szCs w:val="24"/>
          <w:lang w:val="en-US" w:eastAsia="en-GB"/>
        </w:rPr>
      </w:pPr>
      <w:r w:rsidRPr="00073818">
        <w:rPr>
          <w:rFonts w:asciiTheme="minorHAnsi" w:eastAsia="Times New Roman" w:hAnsiTheme="minorHAnsi" w:cs="Arial"/>
          <w:color w:val="191919"/>
          <w:sz w:val="24"/>
          <w:szCs w:val="24"/>
          <w:lang w:val="en-US" w:eastAsia="en-GB"/>
        </w:rPr>
        <w:t>Implementation of measures, Elimination of barriers of by administrators, New developments</w:t>
      </w:r>
    </w:p>
    <w:p w14:paraId="387CF659" w14:textId="77777777" w:rsidR="002152AC" w:rsidRPr="00073818" w:rsidRDefault="002152AC" w:rsidP="00650B96">
      <w:pPr>
        <w:shd w:val="clear" w:color="auto" w:fill="FFFFFF"/>
        <w:spacing w:after="0" w:line="240" w:lineRule="auto"/>
        <w:jc w:val="both"/>
        <w:outlineLvl w:val="2"/>
        <w:rPr>
          <w:rFonts w:asciiTheme="minorHAnsi" w:eastAsia="Times New Roman" w:hAnsiTheme="minorHAnsi" w:cs="Arial"/>
          <w:color w:val="191919"/>
          <w:sz w:val="24"/>
          <w:szCs w:val="24"/>
          <w:lang w:val="en-US" w:eastAsia="en-GB"/>
        </w:rPr>
      </w:pPr>
    </w:p>
    <w:p w14:paraId="359E10A3" w14:textId="6680DB62" w:rsidR="00642E72" w:rsidRPr="00073818" w:rsidRDefault="00642E72" w:rsidP="002F324A">
      <w:pPr>
        <w:pStyle w:val="ListParagraph"/>
        <w:numPr>
          <w:ilvl w:val="0"/>
          <w:numId w:val="20"/>
        </w:numPr>
        <w:rPr>
          <w:rFonts w:eastAsia="Times New Roman" w:cs="Calibri"/>
          <w:b/>
          <w:color w:val="191919"/>
          <w:sz w:val="24"/>
          <w:szCs w:val="24"/>
          <w:lang w:val="en-US" w:eastAsia="en-GB"/>
        </w:rPr>
      </w:pPr>
      <w:r w:rsidRPr="00073818">
        <w:rPr>
          <w:rFonts w:eastAsia="Times New Roman" w:cs="Calibri"/>
          <w:b/>
          <w:color w:val="191919"/>
          <w:sz w:val="24"/>
          <w:szCs w:val="24"/>
          <w:lang w:val="en-US" w:eastAsia="en-GB"/>
        </w:rPr>
        <w:lastRenderedPageBreak/>
        <w:t xml:space="preserve">USE PASSIVE SAMPLING TECHNIQUE FOR TRACING ORGANIC CONTAMINANTS FROM WASTER AND AMBIANT AIR </w:t>
      </w:r>
    </w:p>
    <w:p w14:paraId="786D2BD8" w14:textId="77777777" w:rsidR="002F324A" w:rsidRPr="00073818" w:rsidRDefault="002F324A" w:rsidP="001F6197">
      <w:pPr>
        <w:pStyle w:val="ListParagraph"/>
        <w:rPr>
          <w:rFonts w:eastAsia="Times New Roman" w:cs="Calibri"/>
          <w:b/>
          <w:color w:val="191919"/>
          <w:sz w:val="24"/>
          <w:szCs w:val="24"/>
          <w:lang w:val="en-US" w:eastAsia="en-GB"/>
        </w:rPr>
      </w:pPr>
    </w:p>
    <w:p w14:paraId="20A8FEC9" w14:textId="1CB16082" w:rsidR="00650B96" w:rsidRPr="00073818" w:rsidRDefault="00642E72" w:rsidP="002F324A">
      <w:pPr>
        <w:pStyle w:val="ListParagraph"/>
        <w:numPr>
          <w:ilvl w:val="0"/>
          <w:numId w:val="20"/>
        </w:numPr>
        <w:shd w:val="clear" w:color="auto" w:fill="FFFFFF"/>
        <w:spacing w:before="75" w:after="75" w:line="270" w:lineRule="atLeast"/>
        <w:rPr>
          <w:rFonts w:asciiTheme="minorHAnsi" w:eastAsia="Times New Roman" w:hAnsiTheme="minorHAnsi" w:cstheme="minorHAnsi"/>
          <w:color w:val="191919"/>
          <w:sz w:val="24"/>
          <w:szCs w:val="24"/>
          <w:lang w:val="en-US" w:eastAsia="en-GB"/>
        </w:rPr>
      </w:pPr>
      <w:r w:rsidRPr="00073818">
        <w:rPr>
          <w:rFonts w:asciiTheme="minorHAnsi" w:eastAsia="Times New Roman" w:hAnsiTheme="minorHAnsi" w:cstheme="minorHAnsi"/>
          <w:b/>
          <w:color w:val="191919"/>
          <w:sz w:val="24"/>
          <w:szCs w:val="24"/>
          <w:lang w:val="en-US" w:eastAsia="en-GB"/>
        </w:rPr>
        <w:t xml:space="preserve">DEVELOPMENTS ON COUNTERFEIT PESTICIDES AND EMPTY CONTAINERS, IMPROVEMENT ON PESTICIDES </w:t>
      </w:r>
    </w:p>
    <w:p w14:paraId="2B498097" w14:textId="77777777" w:rsidR="00AB7489" w:rsidRPr="00073818" w:rsidRDefault="00AB7489" w:rsidP="00650B96">
      <w:pPr>
        <w:pStyle w:val="ListParagraph"/>
        <w:tabs>
          <w:tab w:val="left" w:pos="3802"/>
        </w:tabs>
        <w:rPr>
          <w:rFonts w:asciiTheme="minorHAnsi" w:eastAsia="Times New Roman" w:hAnsiTheme="minorHAnsi" w:cstheme="minorHAnsi"/>
          <w:b/>
          <w:color w:val="191919"/>
          <w:sz w:val="24"/>
          <w:szCs w:val="24"/>
          <w:lang w:val="en-US" w:eastAsia="en-GB"/>
        </w:rPr>
      </w:pPr>
    </w:p>
    <w:p w14:paraId="6F73E3F1" w14:textId="292222DC" w:rsidR="00E66503" w:rsidRPr="00073818" w:rsidRDefault="00642E72" w:rsidP="002152AC">
      <w:pPr>
        <w:pStyle w:val="ListParagraph"/>
        <w:numPr>
          <w:ilvl w:val="0"/>
          <w:numId w:val="20"/>
        </w:numPr>
        <w:shd w:val="clear" w:color="auto" w:fill="FFFFFF"/>
        <w:spacing w:before="75" w:after="75" w:line="270" w:lineRule="atLeast"/>
        <w:rPr>
          <w:rFonts w:asciiTheme="minorHAnsi" w:eastAsia="Times New Roman" w:hAnsiTheme="minorHAnsi" w:cstheme="minorHAnsi"/>
          <w:color w:val="191919"/>
          <w:sz w:val="24"/>
          <w:szCs w:val="24"/>
          <w:lang w:val="en-US" w:eastAsia="en-GB"/>
        </w:rPr>
      </w:pPr>
      <w:r w:rsidRPr="00073818">
        <w:rPr>
          <w:rFonts w:asciiTheme="minorHAnsi" w:eastAsia="Times New Roman" w:hAnsiTheme="minorHAnsi" w:cstheme="minorHAnsi"/>
          <w:b/>
          <w:color w:val="191919"/>
          <w:sz w:val="24"/>
          <w:szCs w:val="24"/>
          <w:lang w:val="en-US" w:eastAsia="en-GB"/>
        </w:rPr>
        <w:t>MANAGEMENT</w:t>
      </w:r>
      <w:r w:rsidR="00314049" w:rsidRPr="00073818">
        <w:rPr>
          <w:rStyle w:val="SubtleReference"/>
          <w:rFonts w:asciiTheme="minorHAnsi" w:hAnsiTheme="minorHAnsi" w:cstheme="minorHAnsi"/>
          <w:b/>
          <w:color w:val="auto"/>
          <w:sz w:val="24"/>
          <w:szCs w:val="24"/>
          <w:u w:val="none"/>
          <w:lang w:val="en-US"/>
        </w:rPr>
        <w:t>S</w:t>
      </w:r>
      <w:r w:rsidR="00650B96" w:rsidRPr="00073818">
        <w:rPr>
          <w:rStyle w:val="SubtleReference"/>
          <w:rFonts w:asciiTheme="minorHAnsi" w:hAnsiTheme="minorHAnsi" w:cstheme="minorHAnsi"/>
          <w:b/>
          <w:color w:val="auto"/>
          <w:sz w:val="24"/>
          <w:szCs w:val="24"/>
          <w:u w:val="none"/>
          <w:lang w:val="en-US"/>
        </w:rPr>
        <w:t>USTAINABLE AGRICULTURE</w:t>
      </w:r>
      <w:r w:rsidR="00314049" w:rsidRPr="00073818">
        <w:rPr>
          <w:rStyle w:val="SubtleReference"/>
          <w:rFonts w:asciiTheme="minorHAnsi" w:hAnsiTheme="minorHAnsi" w:cstheme="minorHAnsi"/>
          <w:b/>
          <w:bCs/>
          <w:color w:val="auto"/>
          <w:sz w:val="24"/>
          <w:szCs w:val="24"/>
          <w:u w:val="none"/>
          <w:lang w:val="en-US"/>
        </w:rPr>
        <w:t>: I</w:t>
      </w:r>
      <w:r w:rsidR="00650B96" w:rsidRPr="00073818">
        <w:rPr>
          <w:rStyle w:val="SubtleReference"/>
          <w:rFonts w:asciiTheme="minorHAnsi" w:hAnsiTheme="minorHAnsi" w:cstheme="minorHAnsi"/>
          <w:b/>
          <w:bCs/>
          <w:color w:val="auto"/>
          <w:sz w:val="24"/>
          <w:szCs w:val="24"/>
          <w:u w:val="none"/>
          <w:lang w:val="en-US"/>
        </w:rPr>
        <w:t>NTEGRATED PEST MANAGEMENT AND ORGANIC AGRICULTURE</w:t>
      </w:r>
      <w:r w:rsidR="00314049" w:rsidRPr="00073818">
        <w:rPr>
          <w:rStyle w:val="SubtleReference"/>
          <w:rFonts w:asciiTheme="minorHAnsi" w:hAnsiTheme="minorHAnsi" w:cstheme="minorHAnsi"/>
          <w:b/>
          <w:bCs/>
          <w:color w:val="auto"/>
          <w:sz w:val="24"/>
          <w:szCs w:val="24"/>
          <w:u w:val="none"/>
          <w:lang w:val="en-US"/>
        </w:rPr>
        <w:t xml:space="preserve"> </w:t>
      </w:r>
    </w:p>
    <w:p w14:paraId="7B36F204" w14:textId="77777777" w:rsidR="00AB7489" w:rsidRPr="00B323DD" w:rsidRDefault="00AB7489" w:rsidP="00B323DD">
      <w:pPr>
        <w:pStyle w:val="ListParagraph"/>
        <w:tabs>
          <w:tab w:val="left" w:pos="3802"/>
        </w:tabs>
        <w:rPr>
          <w:rFonts w:asciiTheme="minorHAnsi" w:eastAsia="Times New Roman" w:hAnsiTheme="minorHAnsi" w:cstheme="minorHAnsi"/>
          <w:b/>
          <w:color w:val="191919"/>
          <w:sz w:val="24"/>
          <w:szCs w:val="24"/>
          <w:lang w:val="en-US" w:eastAsia="en-GB"/>
        </w:rPr>
      </w:pPr>
    </w:p>
    <w:p w14:paraId="34DEC140" w14:textId="46A233AA" w:rsidR="00C447E0" w:rsidRPr="00073818" w:rsidRDefault="003813F5" w:rsidP="00B50DE9">
      <w:pPr>
        <w:pStyle w:val="ListParagraph"/>
        <w:numPr>
          <w:ilvl w:val="0"/>
          <w:numId w:val="20"/>
        </w:numPr>
        <w:shd w:val="clear" w:color="auto" w:fill="FFFFFF"/>
        <w:spacing w:before="75" w:after="75" w:line="270" w:lineRule="atLeast"/>
        <w:jc w:val="both"/>
        <w:rPr>
          <w:rFonts w:asciiTheme="minorHAnsi" w:eastAsia="Times New Roman" w:hAnsiTheme="minorHAnsi" w:cs="Arial"/>
          <w:b/>
          <w:color w:val="191919"/>
          <w:sz w:val="24"/>
          <w:szCs w:val="24"/>
          <w:lang w:val="en-US" w:eastAsia="en-GB"/>
        </w:rPr>
      </w:pPr>
      <w:r w:rsidRPr="00073818">
        <w:rPr>
          <w:rFonts w:asciiTheme="minorHAnsi" w:eastAsia="Times New Roman" w:hAnsiTheme="minorHAnsi" w:cs="Arial"/>
          <w:b/>
          <w:color w:val="191919"/>
          <w:sz w:val="24"/>
          <w:szCs w:val="24"/>
          <w:lang w:val="en-US" w:eastAsia="en-GB"/>
        </w:rPr>
        <w:t>KEYNOTE</w:t>
      </w:r>
      <w:r w:rsidR="00282D58" w:rsidRPr="00073818">
        <w:rPr>
          <w:rFonts w:asciiTheme="minorHAnsi" w:eastAsia="Times New Roman" w:hAnsiTheme="minorHAnsi" w:cs="Arial"/>
          <w:b/>
          <w:color w:val="191919"/>
          <w:sz w:val="24"/>
          <w:szCs w:val="24"/>
          <w:lang w:val="en-US" w:eastAsia="en-GB"/>
        </w:rPr>
        <w:t xml:space="preserve"> SPEECHES</w:t>
      </w:r>
    </w:p>
    <w:p w14:paraId="37B42A91" w14:textId="77777777" w:rsidR="0025623D" w:rsidRPr="00073818" w:rsidRDefault="0025623D" w:rsidP="0025623D">
      <w:pPr>
        <w:pStyle w:val="ListParagraph"/>
        <w:shd w:val="clear" w:color="auto" w:fill="FFFFFF"/>
        <w:spacing w:before="75" w:after="75" w:line="270" w:lineRule="atLeast"/>
        <w:jc w:val="both"/>
        <w:rPr>
          <w:rFonts w:asciiTheme="minorHAnsi" w:hAnsiTheme="minorHAnsi" w:cstheme="minorBidi"/>
          <w:sz w:val="28"/>
          <w:szCs w:val="28"/>
          <w:lang w:val="en-US"/>
        </w:rPr>
      </w:pPr>
    </w:p>
    <w:p w14:paraId="6D708F9C" w14:textId="560BA0C3" w:rsidR="00696208" w:rsidRPr="00073818" w:rsidRDefault="00696208" w:rsidP="0025623D">
      <w:pPr>
        <w:pStyle w:val="ListParagraph"/>
        <w:numPr>
          <w:ilvl w:val="0"/>
          <w:numId w:val="17"/>
        </w:numPr>
        <w:shd w:val="clear" w:color="auto" w:fill="FFFFFF"/>
        <w:spacing w:before="75" w:after="75" w:line="270" w:lineRule="atLeast"/>
        <w:jc w:val="both"/>
        <w:rPr>
          <w:rFonts w:asciiTheme="minorHAnsi" w:eastAsia="Times New Roman" w:hAnsiTheme="minorHAnsi" w:cs="Arial"/>
          <w:b/>
          <w:color w:val="191919"/>
          <w:sz w:val="24"/>
          <w:szCs w:val="24"/>
          <w:lang w:val="en-US" w:eastAsia="en-GB"/>
        </w:rPr>
      </w:pPr>
      <w:r w:rsidRPr="00073818">
        <w:rPr>
          <w:rFonts w:asciiTheme="minorHAnsi" w:eastAsia="Times New Roman" w:hAnsiTheme="minorHAnsi" w:cs="Arial"/>
          <w:b/>
          <w:color w:val="191919"/>
          <w:sz w:val="24"/>
          <w:szCs w:val="24"/>
          <w:lang w:val="en-US" w:eastAsia="en-GB"/>
        </w:rPr>
        <w:t>CASE STUDIES</w:t>
      </w:r>
      <w:r w:rsidR="0070560A" w:rsidRPr="00073818">
        <w:rPr>
          <w:rFonts w:asciiTheme="minorHAnsi" w:eastAsia="Times New Roman" w:hAnsiTheme="minorHAnsi" w:cs="Arial"/>
          <w:b/>
          <w:color w:val="191919"/>
          <w:sz w:val="24"/>
          <w:szCs w:val="24"/>
          <w:lang w:val="en-US" w:eastAsia="en-GB"/>
        </w:rPr>
        <w:t xml:space="preserve"> </w:t>
      </w:r>
    </w:p>
    <w:p w14:paraId="7078790F" w14:textId="7D5B1F1E" w:rsidR="00AC5B11" w:rsidRPr="00073818" w:rsidRDefault="00AC5B11" w:rsidP="00B50DE9">
      <w:pPr>
        <w:shd w:val="clear" w:color="auto" w:fill="FFFFFF"/>
        <w:spacing w:before="75" w:after="75" w:line="270" w:lineRule="atLeast"/>
        <w:jc w:val="both"/>
        <w:rPr>
          <w:rFonts w:asciiTheme="minorHAnsi" w:eastAsia="Times New Roman" w:hAnsiTheme="minorHAnsi" w:cs="Arial"/>
          <w:color w:val="191919"/>
          <w:sz w:val="24"/>
          <w:szCs w:val="24"/>
          <w:lang w:val="en-US" w:eastAsia="en-GB"/>
        </w:rPr>
      </w:pPr>
    </w:p>
    <w:p w14:paraId="1F1D09F7" w14:textId="77777777" w:rsidR="00A24BDC" w:rsidRPr="00073818" w:rsidRDefault="00A24BDC">
      <w:pPr>
        <w:spacing w:after="0" w:line="240" w:lineRule="auto"/>
        <w:rPr>
          <w:rFonts w:ascii="Verdana" w:eastAsia="Times New Roman" w:hAnsi="Verdana"/>
          <w:b/>
          <w:bCs/>
          <w:color w:val="909B7A"/>
          <w:sz w:val="24"/>
          <w:szCs w:val="24"/>
          <w:lang w:val="en-US" w:eastAsia="en-GB"/>
        </w:rPr>
      </w:pPr>
      <w:r w:rsidRPr="00073818">
        <w:rPr>
          <w:rFonts w:ascii="Verdana" w:eastAsia="Times New Roman" w:hAnsi="Verdana"/>
          <w:b/>
          <w:bCs/>
          <w:color w:val="909B7A"/>
          <w:sz w:val="24"/>
          <w:szCs w:val="24"/>
          <w:lang w:val="en-US" w:eastAsia="en-GB"/>
        </w:rPr>
        <w:br w:type="page"/>
      </w:r>
    </w:p>
    <w:p w14:paraId="1ACCE445" w14:textId="2BC5BAD6" w:rsidR="007D0E23" w:rsidRPr="00B323DD" w:rsidRDefault="007D0E23" w:rsidP="007D0E23">
      <w:pPr>
        <w:shd w:val="clear" w:color="auto" w:fill="FFFFFF"/>
        <w:spacing w:after="0" w:line="240" w:lineRule="auto"/>
        <w:jc w:val="both"/>
        <w:outlineLvl w:val="2"/>
        <w:rPr>
          <w:rFonts w:ascii="Verdana" w:eastAsia="Times New Roman" w:hAnsi="Verdana"/>
          <w:b/>
          <w:bCs/>
          <w:color w:val="657A3C"/>
          <w:sz w:val="24"/>
          <w:szCs w:val="24"/>
          <w:lang w:val="en-US" w:eastAsia="en-GB"/>
        </w:rPr>
      </w:pPr>
      <w:r w:rsidRPr="00B323DD">
        <w:rPr>
          <w:rFonts w:ascii="Verdana" w:eastAsia="Times New Roman" w:hAnsi="Verdana"/>
          <w:b/>
          <w:bCs/>
          <w:color w:val="657A3C"/>
          <w:sz w:val="24"/>
          <w:szCs w:val="24"/>
          <w:lang w:val="en-US" w:eastAsia="en-GB"/>
        </w:rPr>
        <w:lastRenderedPageBreak/>
        <w:t>Tentative schedule of the 14</w:t>
      </w:r>
      <w:r w:rsidRPr="00B323DD">
        <w:rPr>
          <w:rFonts w:ascii="Verdana" w:eastAsia="Times New Roman" w:hAnsi="Verdana"/>
          <w:b/>
          <w:bCs/>
          <w:color w:val="657A3C"/>
          <w:sz w:val="24"/>
          <w:szCs w:val="24"/>
          <w:vertAlign w:val="superscript"/>
          <w:lang w:val="en-US" w:eastAsia="en-GB"/>
        </w:rPr>
        <w:t>th</w:t>
      </w:r>
      <w:r w:rsidRPr="00B323DD">
        <w:rPr>
          <w:rFonts w:ascii="Verdana" w:eastAsia="Times New Roman" w:hAnsi="Verdana"/>
          <w:b/>
          <w:bCs/>
          <w:color w:val="657A3C"/>
          <w:sz w:val="24"/>
          <w:szCs w:val="24"/>
          <w:lang w:val="en-US" w:eastAsia="en-GB"/>
        </w:rPr>
        <w:t xml:space="preserve"> Forum:</w:t>
      </w:r>
    </w:p>
    <w:p w14:paraId="5B9D5DCF" w14:textId="77777777" w:rsidR="00B323DD" w:rsidRPr="00073818" w:rsidRDefault="00B323DD" w:rsidP="007D0E23">
      <w:pPr>
        <w:shd w:val="clear" w:color="auto" w:fill="FFFFFF"/>
        <w:spacing w:after="0" w:line="240" w:lineRule="auto"/>
        <w:jc w:val="both"/>
        <w:outlineLvl w:val="2"/>
        <w:rPr>
          <w:rFonts w:ascii="Verdana" w:eastAsia="Times New Roman" w:hAnsi="Verdana"/>
          <w:b/>
          <w:bCs/>
          <w:color w:val="909B7A"/>
          <w:sz w:val="24"/>
          <w:szCs w:val="24"/>
          <w:lang w:val="en-US" w:eastAsia="en-GB"/>
        </w:rPr>
      </w:pPr>
    </w:p>
    <w:p w14:paraId="415DE6A2" w14:textId="77777777" w:rsidR="007D0E23" w:rsidRPr="00073818"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24"/>
          <w:szCs w:val="24"/>
          <w:lang w:val="en-US" w:eastAsia="en-GB"/>
        </w:rPr>
      </w:pPr>
      <w:r w:rsidRPr="00073818">
        <w:rPr>
          <w:rFonts w:asciiTheme="minorHAnsi" w:eastAsia="Times New Roman" w:hAnsiTheme="minorHAnsi"/>
          <w:bCs/>
          <w:color w:val="000000" w:themeColor="text1"/>
          <w:sz w:val="24"/>
          <w:szCs w:val="24"/>
          <w:lang w:val="en-US" w:eastAsia="en-GB"/>
        </w:rPr>
        <w:t>The Forum organizers are planning a three-day program consisting of three session days and one day post conference field trip.</w:t>
      </w:r>
    </w:p>
    <w:p w14:paraId="4A65BE33" w14:textId="77777777" w:rsidR="007D0E23" w:rsidRPr="00073818"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16"/>
          <w:szCs w:val="16"/>
          <w:lang w:val="en-US" w:eastAsia="en-GB"/>
        </w:rPr>
      </w:pPr>
    </w:p>
    <w:p w14:paraId="3C3E9334" w14:textId="77777777" w:rsidR="007D0E23" w:rsidRPr="00073818" w:rsidRDefault="007D0E23" w:rsidP="007D0E23">
      <w:pPr>
        <w:shd w:val="clear" w:color="auto" w:fill="FFFFFF"/>
        <w:spacing w:after="0" w:line="240" w:lineRule="auto"/>
        <w:jc w:val="both"/>
        <w:outlineLvl w:val="2"/>
        <w:rPr>
          <w:rFonts w:asciiTheme="minorHAnsi" w:eastAsia="Times New Roman" w:hAnsiTheme="minorHAnsi"/>
          <w:b/>
          <w:bCs/>
          <w:color w:val="000000" w:themeColor="text1"/>
          <w:sz w:val="24"/>
          <w:szCs w:val="24"/>
          <w:lang w:val="en-US" w:eastAsia="en-GB"/>
        </w:rPr>
      </w:pPr>
      <w:r w:rsidRPr="00073818">
        <w:rPr>
          <w:rFonts w:asciiTheme="minorHAnsi" w:eastAsia="Times New Roman" w:hAnsiTheme="minorHAnsi"/>
          <w:b/>
          <w:bCs/>
          <w:color w:val="000000" w:themeColor="text1"/>
          <w:sz w:val="24"/>
          <w:szCs w:val="24"/>
          <w:lang w:val="en-US" w:eastAsia="en-GB"/>
        </w:rPr>
        <w:t>Monday, February 20, 2023</w:t>
      </w:r>
    </w:p>
    <w:p w14:paraId="47A20237" w14:textId="77777777" w:rsidR="007D0E23" w:rsidRPr="00073818"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24"/>
          <w:szCs w:val="24"/>
          <w:lang w:val="en-US" w:eastAsia="en-GB"/>
        </w:rPr>
      </w:pPr>
      <w:r w:rsidRPr="00073818">
        <w:rPr>
          <w:rFonts w:asciiTheme="minorHAnsi" w:eastAsia="Times New Roman" w:hAnsiTheme="minorHAnsi"/>
          <w:bCs/>
          <w:color w:val="000000" w:themeColor="text1"/>
          <w:sz w:val="24"/>
          <w:szCs w:val="24"/>
          <w:lang w:val="en-US" w:eastAsia="en-GB"/>
        </w:rPr>
        <w:t>Arrival of participants - registration and arrangement of accommodation</w:t>
      </w:r>
    </w:p>
    <w:p w14:paraId="2D3BC708" w14:textId="77777777" w:rsidR="007D0E23" w:rsidRPr="00073818"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16"/>
          <w:szCs w:val="16"/>
          <w:lang w:val="en-US" w:eastAsia="en-GB"/>
        </w:rPr>
      </w:pPr>
    </w:p>
    <w:p w14:paraId="694F4995" w14:textId="77777777" w:rsidR="007D0E23" w:rsidRPr="00073818" w:rsidRDefault="007D0E23" w:rsidP="007D0E23">
      <w:pPr>
        <w:shd w:val="clear" w:color="auto" w:fill="FFFFFF"/>
        <w:spacing w:after="0" w:line="240" w:lineRule="auto"/>
        <w:jc w:val="both"/>
        <w:outlineLvl w:val="2"/>
        <w:rPr>
          <w:rFonts w:asciiTheme="minorHAnsi" w:eastAsia="Times New Roman" w:hAnsiTheme="minorHAnsi"/>
          <w:b/>
          <w:bCs/>
          <w:color w:val="000000" w:themeColor="text1"/>
          <w:sz w:val="24"/>
          <w:szCs w:val="24"/>
          <w:lang w:val="en-US" w:eastAsia="en-GB"/>
        </w:rPr>
      </w:pPr>
      <w:r w:rsidRPr="00073818">
        <w:rPr>
          <w:rFonts w:asciiTheme="minorHAnsi" w:eastAsia="Times New Roman" w:hAnsiTheme="minorHAnsi"/>
          <w:b/>
          <w:bCs/>
          <w:color w:val="000000" w:themeColor="text1"/>
          <w:sz w:val="24"/>
          <w:szCs w:val="24"/>
          <w:lang w:val="en-US" w:eastAsia="en-GB"/>
        </w:rPr>
        <w:t>Tuesday, February 21, 2023</w:t>
      </w:r>
    </w:p>
    <w:p w14:paraId="21C6C481" w14:textId="77777777" w:rsidR="007D0E23" w:rsidRPr="00073818"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24"/>
          <w:szCs w:val="24"/>
          <w:lang w:val="en-US" w:eastAsia="en-GB"/>
        </w:rPr>
      </w:pPr>
      <w:r w:rsidRPr="00073818">
        <w:rPr>
          <w:rFonts w:asciiTheme="minorHAnsi" w:eastAsia="Times New Roman" w:hAnsiTheme="minorHAnsi"/>
          <w:bCs/>
          <w:color w:val="000000" w:themeColor="text1"/>
          <w:sz w:val="24"/>
          <w:szCs w:val="24"/>
          <w:lang w:val="en-US" w:eastAsia="en-GB"/>
        </w:rPr>
        <w:t>09:30 – 10:00 – Opening ceremony</w:t>
      </w:r>
    </w:p>
    <w:p w14:paraId="616D4780" w14:textId="77777777" w:rsidR="007D0E23" w:rsidRPr="00073818"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24"/>
          <w:szCs w:val="24"/>
          <w:lang w:val="en-US" w:eastAsia="en-GB"/>
        </w:rPr>
      </w:pPr>
      <w:r w:rsidRPr="00073818">
        <w:rPr>
          <w:rFonts w:asciiTheme="minorHAnsi" w:eastAsia="Times New Roman" w:hAnsiTheme="minorHAnsi"/>
          <w:bCs/>
          <w:color w:val="000000" w:themeColor="text1"/>
          <w:sz w:val="24"/>
          <w:szCs w:val="24"/>
          <w:lang w:val="en-US" w:eastAsia="en-GB"/>
        </w:rPr>
        <w:t>10:00 – 11:30 – Conferences session</w:t>
      </w:r>
    </w:p>
    <w:p w14:paraId="385CF402" w14:textId="77777777" w:rsidR="007D0E23" w:rsidRPr="00073818" w:rsidRDefault="007D0E23" w:rsidP="007D0E23">
      <w:pPr>
        <w:shd w:val="clear" w:color="auto" w:fill="FFFFFF"/>
        <w:spacing w:after="0" w:line="240" w:lineRule="auto"/>
        <w:ind w:firstLine="1304"/>
        <w:jc w:val="both"/>
        <w:outlineLvl w:val="2"/>
        <w:rPr>
          <w:rFonts w:asciiTheme="minorHAnsi" w:eastAsia="Times New Roman" w:hAnsiTheme="minorHAnsi"/>
          <w:bCs/>
          <w:i/>
          <w:color w:val="000000" w:themeColor="text1"/>
          <w:sz w:val="24"/>
          <w:szCs w:val="24"/>
          <w:lang w:val="en-US" w:eastAsia="en-GB"/>
        </w:rPr>
      </w:pPr>
      <w:r w:rsidRPr="00073818">
        <w:rPr>
          <w:rFonts w:asciiTheme="minorHAnsi" w:eastAsia="Times New Roman" w:hAnsiTheme="minorHAnsi"/>
          <w:bCs/>
          <w:i/>
          <w:color w:val="000000" w:themeColor="text1"/>
          <w:sz w:val="24"/>
          <w:szCs w:val="24"/>
          <w:lang w:val="en-US" w:eastAsia="en-GB"/>
        </w:rPr>
        <w:t>11:30 – 12:00 – Coffee break</w:t>
      </w:r>
    </w:p>
    <w:p w14:paraId="6109C9E4" w14:textId="77777777" w:rsidR="007D0E23" w:rsidRPr="00073818"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24"/>
          <w:szCs w:val="24"/>
          <w:lang w:val="en-US" w:eastAsia="en-GB"/>
        </w:rPr>
      </w:pPr>
      <w:r w:rsidRPr="00073818">
        <w:rPr>
          <w:rFonts w:asciiTheme="minorHAnsi" w:eastAsia="Times New Roman" w:hAnsiTheme="minorHAnsi"/>
          <w:bCs/>
          <w:color w:val="000000" w:themeColor="text1"/>
          <w:sz w:val="24"/>
          <w:szCs w:val="24"/>
          <w:lang w:val="en-US" w:eastAsia="en-GB"/>
        </w:rPr>
        <w:t>12:00 – 13:30 – Presentations</w:t>
      </w:r>
    </w:p>
    <w:p w14:paraId="4F930F83" w14:textId="77777777" w:rsidR="007D0E23" w:rsidRPr="00073818" w:rsidRDefault="007D0E23" w:rsidP="007D0E23">
      <w:pPr>
        <w:shd w:val="clear" w:color="auto" w:fill="FFFFFF"/>
        <w:spacing w:after="0" w:line="240" w:lineRule="auto"/>
        <w:ind w:firstLine="1304"/>
        <w:jc w:val="both"/>
        <w:outlineLvl w:val="2"/>
        <w:rPr>
          <w:rFonts w:asciiTheme="minorHAnsi" w:eastAsia="Times New Roman" w:hAnsiTheme="minorHAnsi"/>
          <w:bCs/>
          <w:i/>
          <w:color w:val="000000" w:themeColor="text1"/>
          <w:sz w:val="24"/>
          <w:szCs w:val="24"/>
          <w:lang w:val="en-US" w:eastAsia="en-GB"/>
        </w:rPr>
      </w:pPr>
      <w:r w:rsidRPr="00073818">
        <w:rPr>
          <w:rFonts w:asciiTheme="minorHAnsi" w:eastAsia="Times New Roman" w:hAnsiTheme="minorHAnsi"/>
          <w:bCs/>
          <w:i/>
          <w:color w:val="000000" w:themeColor="text1"/>
          <w:sz w:val="24"/>
          <w:szCs w:val="24"/>
          <w:lang w:val="en-US" w:eastAsia="en-GB"/>
        </w:rPr>
        <w:t>13:30 – 15:00 – Lunch</w:t>
      </w:r>
    </w:p>
    <w:p w14:paraId="57C6ECB4" w14:textId="77777777" w:rsidR="007D0E23" w:rsidRPr="00073818"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24"/>
          <w:szCs w:val="24"/>
          <w:lang w:val="en-US" w:eastAsia="en-GB"/>
        </w:rPr>
      </w:pPr>
      <w:r w:rsidRPr="00073818">
        <w:rPr>
          <w:rFonts w:asciiTheme="minorHAnsi" w:eastAsia="Times New Roman" w:hAnsiTheme="minorHAnsi"/>
          <w:bCs/>
          <w:color w:val="000000" w:themeColor="text1"/>
          <w:sz w:val="24"/>
          <w:szCs w:val="24"/>
          <w:lang w:val="en-US" w:eastAsia="en-GB"/>
        </w:rPr>
        <w:t>15:00 – 17:00 – Conferences session</w:t>
      </w:r>
    </w:p>
    <w:p w14:paraId="0573A69C" w14:textId="77777777" w:rsidR="007D0E23" w:rsidRPr="00073818"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24"/>
          <w:szCs w:val="24"/>
          <w:lang w:val="en-US" w:eastAsia="en-GB"/>
        </w:rPr>
      </w:pPr>
      <w:r w:rsidRPr="00073818">
        <w:rPr>
          <w:rFonts w:asciiTheme="minorHAnsi" w:eastAsia="Times New Roman" w:hAnsiTheme="minorHAnsi"/>
          <w:bCs/>
          <w:color w:val="000000" w:themeColor="text1"/>
          <w:sz w:val="24"/>
          <w:szCs w:val="24"/>
          <w:lang w:val="en-US" w:eastAsia="en-GB"/>
        </w:rPr>
        <w:t>17:00 – 18:30 – Presentations</w:t>
      </w:r>
    </w:p>
    <w:p w14:paraId="40CB73C2" w14:textId="77777777" w:rsidR="007D0E23" w:rsidRPr="00073818"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24"/>
          <w:szCs w:val="24"/>
          <w:lang w:val="en-US" w:eastAsia="en-GB"/>
        </w:rPr>
      </w:pPr>
      <w:r w:rsidRPr="00073818">
        <w:rPr>
          <w:rFonts w:asciiTheme="minorHAnsi" w:eastAsia="Times New Roman" w:hAnsiTheme="minorHAnsi"/>
          <w:bCs/>
          <w:color w:val="000000" w:themeColor="text1"/>
          <w:sz w:val="24"/>
          <w:szCs w:val="24"/>
          <w:lang w:val="en-US" w:eastAsia="en-GB"/>
        </w:rPr>
        <w:t>18:30 – 20:30 – Free</w:t>
      </w:r>
    </w:p>
    <w:p w14:paraId="58249F15" w14:textId="77777777" w:rsidR="007D0E23" w:rsidRPr="00073818" w:rsidRDefault="007D0E23" w:rsidP="007D0E23">
      <w:pPr>
        <w:shd w:val="clear" w:color="auto" w:fill="FFFFFF"/>
        <w:spacing w:after="0" w:line="240" w:lineRule="auto"/>
        <w:ind w:firstLine="1304"/>
        <w:jc w:val="both"/>
        <w:outlineLvl w:val="2"/>
        <w:rPr>
          <w:rFonts w:asciiTheme="minorHAnsi" w:eastAsia="Times New Roman" w:hAnsiTheme="minorHAnsi"/>
          <w:bCs/>
          <w:i/>
          <w:color w:val="000000" w:themeColor="text1"/>
          <w:sz w:val="24"/>
          <w:szCs w:val="24"/>
          <w:lang w:val="en-US" w:eastAsia="en-GB"/>
        </w:rPr>
      </w:pPr>
      <w:r w:rsidRPr="00073818">
        <w:rPr>
          <w:rFonts w:asciiTheme="minorHAnsi" w:eastAsia="Times New Roman" w:hAnsiTheme="minorHAnsi"/>
          <w:bCs/>
          <w:i/>
          <w:color w:val="000000" w:themeColor="text1"/>
          <w:sz w:val="24"/>
          <w:szCs w:val="24"/>
          <w:lang w:val="en-US" w:eastAsia="en-GB"/>
        </w:rPr>
        <w:t>20:30 - Dinner</w:t>
      </w:r>
    </w:p>
    <w:p w14:paraId="0FF7DF05" w14:textId="77777777" w:rsidR="007D0E23" w:rsidRPr="00073818"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16"/>
          <w:szCs w:val="16"/>
          <w:lang w:val="en-US" w:eastAsia="en-GB"/>
        </w:rPr>
      </w:pPr>
    </w:p>
    <w:p w14:paraId="333375FE" w14:textId="77777777" w:rsidR="007D0E23" w:rsidRPr="00073818" w:rsidRDefault="007D0E23" w:rsidP="007D0E23">
      <w:pPr>
        <w:shd w:val="clear" w:color="auto" w:fill="FFFFFF"/>
        <w:spacing w:after="0" w:line="240" w:lineRule="auto"/>
        <w:jc w:val="both"/>
        <w:outlineLvl w:val="2"/>
        <w:rPr>
          <w:rFonts w:asciiTheme="minorHAnsi" w:eastAsia="Times New Roman" w:hAnsiTheme="minorHAnsi"/>
          <w:b/>
          <w:bCs/>
          <w:color w:val="000000" w:themeColor="text1"/>
          <w:sz w:val="24"/>
          <w:szCs w:val="24"/>
          <w:lang w:val="en-US" w:eastAsia="en-GB"/>
        </w:rPr>
      </w:pPr>
      <w:r w:rsidRPr="00073818">
        <w:rPr>
          <w:rFonts w:asciiTheme="minorHAnsi" w:eastAsia="Times New Roman" w:hAnsiTheme="minorHAnsi"/>
          <w:b/>
          <w:bCs/>
          <w:color w:val="000000" w:themeColor="text1"/>
          <w:sz w:val="24"/>
          <w:szCs w:val="24"/>
          <w:lang w:val="en-US" w:eastAsia="en-GB"/>
        </w:rPr>
        <w:t>Wednesday, February 22, 2023</w:t>
      </w:r>
    </w:p>
    <w:p w14:paraId="58426D6F" w14:textId="77777777" w:rsidR="007D0E23" w:rsidRPr="00073818"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24"/>
          <w:szCs w:val="24"/>
          <w:lang w:val="en-US" w:eastAsia="en-GB"/>
        </w:rPr>
      </w:pPr>
      <w:r w:rsidRPr="00073818">
        <w:rPr>
          <w:rFonts w:asciiTheme="minorHAnsi" w:eastAsia="Times New Roman" w:hAnsiTheme="minorHAnsi"/>
          <w:bCs/>
          <w:color w:val="000000" w:themeColor="text1"/>
          <w:sz w:val="24"/>
          <w:szCs w:val="24"/>
          <w:lang w:val="en-US" w:eastAsia="en-GB"/>
        </w:rPr>
        <w:t>10:00 – 11:30 – Conferences session</w:t>
      </w:r>
    </w:p>
    <w:p w14:paraId="076D2534" w14:textId="77777777" w:rsidR="007D0E23" w:rsidRPr="00073818" w:rsidRDefault="007D0E23" w:rsidP="007D0E23">
      <w:pPr>
        <w:shd w:val="clear" w:color="auto" w:fill="FFFFFF"/>
        <w:spacing w:after="0" w:line="240" w:lineRule="auto"/>
        <w:ind w:firstLine="1304"/>
        <w:jc w:val="both"/>
        <w:outlineLvl w:val="2"/>
        <w:rPr>
          <w:rFonts w:asciiTheme="minorHAnsi" w:eastAsia="Times New Roman" w:hAnsiTheme="minorHAnsi"/>
          <w:bCs/>
          <w:i/>
          <w:color w:val="000000" w:themeColor="text1"/>
          <w:sz w:val="24"/>
          <w:szCs w:val="24"/>
          <w:lang w:val="en-US" w:eastAsia="en-GB"/>
        </w:rPr>
      </w:pPr>
      <w:r w:rsidRPr="00073818">
        <w:rPr>
          <w:rFonts w:asciiTheme="minorHAnsi" w:eastAsia="Times New Roman" w:hAnsiTheme="minorHAnsi"/>
          <w:bCs/>
          <w:i/>
          <w:color w:val="000000" w:themeColor="text1"/>
          <w:sz w:val="24"/>
          <w:szCs w:val="24"/>
          <w:lang w:val="en-US" w:eastAsia="en-GB"/>
        </w:rPr>
        <w:t>11:30 – 12: 00 – Coffee break</w:t>
      </w:r>
    </w:p>
    <w:p w14:paraId="0138E242" w14:textId="77777777" w:rsidR="007D0E23" w:rsidRPr="00073818"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24"/>
          <w:szCs w:val="24"/>
          <w:lang w:val="en-US" w:eastAsia="en-GB"/>
        </w:rPr>
      </w:pPr>
      <w:r w:rsidRPr="00073818">
        <w:rPr>
          <w:rFonts w:asciiTheme="minorHAnsi" w:eastAsia="Times New Roman" w:hAnsiTheme="minorHAnsi"/>
          <w:bCs/>
          <w:color w:val="000000" w:themeColor="text1"/>
          <w:sz w:val="24"/>
          <w:szCs w:val="24"/>
          <w:lang w:val="en-US" w:eastAsia="en-GB"/>
        </w:rPr>
        <w:t>12:00 – 13:30 – Presentations</w:t>
      </w:r>
    </w:p>
    <w:p w14:paraId="7E4CB173" w14:textId="77777777" w:rsidR="007D0E23" w:rsidRPr="00073818" w:rsidRDefault="007D0E23" w:rsidP="007D0E23">
      <w:pPr>
        <w:shd w:val="clear" w:color="auto" w:fill="FFFFFF"/>
        <w:spacing w:after="0" w:line="240" w:lineRule="auto"/>
        <w:ind w:firstLine="1304"/>
        <w:jc w:val="both"/>
        <w:outlineLvl w:val="2"/>
        <w:rPr>
          <w:rFonts w:asciiTheme="minorHAnsi" w:eastAsia="Times New Roman" w:hAnsiTheme="minorHAnsi"/>
          <w:bCs/>
          <w:i/>
          <w:color w:val="000000" w:themeColor="text1"/>
          <w:sz w:val="24"/>
          <w:szCs w:val="24"/>
          <w:lang w:val="en-US" w:eastAsia="en-GB"/>
        </w:rPr>
      </w:pPr>
      <w:r w:rsidRPr="00073818">
        <w:rPr>
          <w:rFonts w:asciiTheme="minorHAnsi" w:eastAsia="Times New Roman" w:hAnsiTheme="minorHAnsi"/>
          <w:bCs/>
          <w:i/>
          <w:color w:val="000000" w:themeColor="text1"/>
          <w:sz w:val="24"/>
          <w:szCs w:val="24"/>
          <w:lang w:val="en-US" w:eastAsia="en-GB"/>
        </w:rPr>
        <w:t>13:30 – 15:00 – Lunch</w:t>
      </w:r>
    </w:p>
    <w:p w14:paraId="5F4080D0" w14:textId="77777777" w:rsidR="007D0E23" w:rsidRPr="00073818"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24"/>
          <w:szCs w:val="24"/>
          <w:lang w:val="en-US" w:eastAsia="en-GB"/>
        </w:rPr>
      </w:pPr>
      <w:r w:rsidRPr="00073818">
        <w:rPr>
          <w:rFonts w:asciiTheme="minorHAnsi" w:eastAsia="Times New Roman" w:hAnsiTheme="minorHAnsi"/>
          <w:bCs/>
          <w:color w:val="000000" w:themeColor="text1"/>
          <w:sz w:val="24"/>
          <w:szCs w:val="24"/>
          <w:lang w:val="en-US" w:eastAsia="en-GB"/>
        </w:rPr>
        <w:t>15:00 – 17:00 – Conferences session</w:t>
      </w:r>
    </w:p>
    <w:p w14:paraId="489A907E" w14:textId="77777777" w:rsidR="007D0E23" w:rsidRPr="00073818"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24"/>
          <w:szCs w:val="24"/>
          <w:lang w:val="en-US" w:eastAsia="en-GB"/>
        </w:rPr>
      </w:pPr>
      <w:r w:rsidRPr="00073818">
        <w:rPr>
          <w:rFonts w:asciiTheme="minorHAnsi" w:eastAsia="Times New Roman" w:hAnsiTheme="minorHAnsi"/>
          <w:bCs/>
          <w:color w:val="000000" w:themeColor="text1"/>
          <w:sz w:val="24"/>
          <w:szCs w:val="24"/>
          <w:lang w:val="en-US" w:eastAsia="en-GB"/>
        </w:rPr>
        <w:t>17:00 – 18:30 – Presentations</w:t>
      </w:r>
    </w:p>
    <w:p w14:paraId="6CA5FEF2" w14:textId="5D47C190" w:rsidR="007D0E23" w:rsidRPr="00073818" w:rsidRDefault="007D0E23" w:rsidP="007D0E23">
      <w:pPr>
        <w:shd w:val="clear" w:color="auto" w:fill="FFFFFF"/>
        <w:spacing w:after="0" w:line="240" w:lineRule="auto"/>
        <w:outlineLvl w:val="2"/>
        <w:rPr>
          <w:rFonts w:asciiTheme="minorHAnsi" w:eastAsia="Times New Roman" w:hAnsiTheme="minorHAnsi"/>
          <w:bCs/>
          <w:color w:val="000000" w:themeColor="text1"/>
          <w:sz w:val="24"/>
          <w:szCs w:val="24"/>
          <w:lang w:val="en-US" w:eastAsia="en-GB"/>
        </w:rPr>
      </w:pPr>
      <w:r w:rsidRPr="00073818">
        <w:rPr>
          <w:rFonts w:asciiTheme="minorHAnsi" w:eastAsia="Times New Roman" w:hAnsiTheme="minorHAnsi"/>
          <w:bCs/>
          <w:color w:val="000000" w:themeColor="text1"/>
          <w:sz w:val="24"/>
          <w:szCs w:val="24"/>
          <w:lang w:val="en-US" w:eastAsia="en-GB"/>
        </w:rPr>
        <w:t xml:space="preserve">18:30 – 19:30 – </w:t>
      </w:r>
      <w:r w:rsidRPr="00073818">
        <w:rPr>
          <w:rFonts w:asciiTheme="minorHAnsi" w:eastAsia="Times New Roman" w:hAnsiTheme="minorHAnsi"/>
          <w:bCs/>
          <w:color w:val="000000" w:themeColor="text1"/>
          <w:sz w:val="24"/>
          <w:szCs w:val="24"/>
          <w:highlight w:val="green"/>
          <w:lang w:val="en-US" w:eastAsia="en-GB"/>
          <w:rPrChange w:id="44" w:author="John Vijgen" w:date="2022-04-07T18:48:00Z">
            <w:rPr>
              <w:rFonts w:asciiTheme="minorHAnsi" w:eastAsia="Times New Roman" w:hAnsiTheme="minorHAnsi"/>
              <w:bCs/>
              <w:color w:val="000000" w:themeColor="text1"/>
              <w:sz w:val="24"/>
              <w:szCs w:val="24"/>
              <w:lang w:val="en-US" w:eastAsia="en-GB"/>
            </w:rPr>
          </w:rPrChange>
        </w:rPr>
        <w:t xml:space="preserve">Discovering Lindane – The legacy of HCH </w:t>
      </w:r>
      <w:r w:rsidRPr="00073818">
        <w:rPr>
          <w:rFonts w:asciiTheme="minorHAnsi" w:eastAsia="Times New Roman" w:hAnsiTheme="minorHAnsi"/>
          <w:bCs/>
          <w:color w:val="000000" w:themeColor="text1"/>
          <w:sz w:val="24"/>
          <w:szCs w:val="24"/>
          <w:highlight w:val="yellow"/>
          <w:lang w:val="en-US" w:eastAsia="en-GB"/>
          <w:rPrChange w:id="45" w:author="John Vijgen" w:date="2022-04-07T18:48:00Z">
            <w:rPr>
              <w:rFonts w:asciiTheme="minorHAnsi" w:eastAsia="Times New Roman" w:hAnsiTheme="minorHAnsi"/>
              <w:bCs/>
              <w:color w:val="000000" w:themeColor="text1"/>
              <w:sz w:val="24"/>
              <w:szCs w:val="24"/>
              <w:lang w:val="en-US" w:eastAsia="en-GB"/>
            </w:rPr>
          </w:rPrChange>
        </w:rPr>
        <w:t>production</w:t>
      </w:r>
      <w:ins w:id="46" w:author="John Vijgen" w:date="2022-04-07T18:48:00Z">
        <w:r w:rsidRPr="00073818">
          <w:rPr>
            <w:rFonts w:asciiTheme="minorHAnsi" w:eastAsia="Times New Roman" w:hAnsiTheme="minorHAnsi"/>
            <w:bCs/>
            <w:color w:val="000000" w:themeColor="text1"/>
            <w:sz w:val="24"/>
            <w:szCs w:val="24"/>
            <w:highlight w:val="yellow"/>
            <w:lang w:val="en-US" w:eastAsia="en-GB"/>
          </w:rPr>
          <w:t xml:space="preserve"> </w:t>
        </w:r>
      </w:ins>
      <w:r w:rsidR="00A20816" w:rsidRPr="00073818">
        <w:rPr>
          <w:rFonts w:asciiTheme="minorHAnsi" w:eastAsia="Times New Roman" w:hAnsiTheme="minorHAnsi"/>
          <w:bCs/>
          <w:color w:val="000000" w:themeColor="text1"/>
          <w:sz w:val="24"/>
          <w:szCs w:val="24"/>
          <w:highlight w:val="yellow"/>
          <w:lang w:val="en-US" w:eastAsia="en-GB"/>
        </w:rPr>
        <w:t xml:space="preserve">Jesus, Elena, Alicia:  </w:t>
      </w:r>
      <w:ins w:id="47" w:author="John Vijgen" w:date="2022-04-07T18:48:00Z">
        <w:r w:rsidRPr="00073818">
          <w:rPr>
            <w:rFonts w:asciiTheme="minorHAnsi" w:eastAsia="Times New Roman" w:hAnsiTheme="minorHAnsi"/>
            <w:bCs/>
            <w:color w:val="000000" w:themeColor="text1"/>
            <w:sz w:val="24"/>
            <w:szCs w:val="24"/>
            <w:highlight w:val="yellow"/>
            <w:lang w:val="en-US" w:eastAsia="en-GB"/>
          </w:rPr>
          <w:t>do we have new video material</w:t>
        </w:r>
      </w:ins>
      <w:r w:rsidR="003813F5" w:rsidRPr="00073818">
        <w:rPr>
          <w:rFonts w:asciiTheme="minorHAnsi" w:eastAsia="Times New Roman" w:hAnsiTheme="minorHAnsi"/>
          <w:bCs/>
          <w:color w:val="000000" w:themeColor="text1"/>
          <w:sz w:val="24"/>
          <w:szCs w:val="24"/>
          <w:highlight w:val="yellow"/>
          <w:lang w:val="en-US" w:eastAsia="en-GB"/>
        </w:rPr>
        <w:t xml:space="preserve"> available?  We were planning a number of short videos </w:t>
      </w:r>
      <w:r w:rsidR="00A20816" w:rsidRPr="00073818">
        <w:rPr>
          <w:rFonts w:asciiTheme="minorHAnsi" w:eastAsia="Times New Roman" w:hAnsiTheme="minorHAnsi"/>
          <w:bCs/>
          <w:color w:val="000000" w:themeColor="text1"/>
          <w:sz w:val="24"/>
          <w:szCs w:val="24"/>
          <w:highlight w:val="yellow"/>
          <w:lang w:val="en-US" w:eastAsia="en-GB"/>
        </w:rPr>
        <w:t>– We should define the title now</w:t>
      </w:r>
    </w:p>
    <w:p w14:paraId="37328D90" w14:textId="77777777" w:rsidR="007D0E23" w:rsidRPr="00073818"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24"/>
          <w:szCs w:val="24"/>
          <w:lang w:val="en-US" w:eastAsia="en-GB"/>
        </w:rPr>
      </w:pPr>
      <w:r w:rsidRPr="00073818">
        <w:rPr>
          <w:rFonts w:asciiTheme="minorHAnsi" w:eastAsia="Times New Roman" w:hAnsiTheme="minorHAnsi"/>
          <w:bCs/>
          <w:color w:val="000000" w:themeColor="text1"/>
          <w:sz w:val="24"/>
          <w:szCs w:val="24"/>
          <w:lang w:val="en-US" w:eastAsia="en-GB"/>
        </w:rPr>
        <w:t>19:30 – 20:30 – Free</w:t>
      </w:r>
    </w:p>
    <w:p w14:paraId="296DACB3" w14:textId="77777777" w:rsidR="007D0E23" w:rsidRPr="00073818" w:rsidRDefault="007D0E23" w:rsidP="007D0E23">
      <w:pPr>
        <w:shd w:val="clear" w:color="auto" w:fill="FFFFFF"/>
        <w:spacing w:after="0" w:line="240" w:lineRule="auto"/>
        <w:ind w:firstLine="1304"/>
        <w:jc w:val="both"/>
        <w:outlineLvl w:val="2"/>
        <w:rPr>
          <w:rFonts w:asciiTheme="minorHAnsi" w:eastAsia="Times New Roman" w:hAnsiTheme="minorHAnsi"/>
          <w:bCs/>
          <w:i/>
          <w:color w:val="000000" w:themeColor="text1"/>
          <w:sz w:val="24"/>
          <w:szCs w:val="24"/>
          <w:lang w:val="en-US" w:eastAsia="en-GB"/>
        </w:rPr>
      </w:pPr>
      <w:r w:rsidRPr="00073818">
        <w:rPr>
          <w:rFonts w:asciiTheme="minorHAnsi" w:eastAsia="Times New Roman" w:hAnsiTheme="minorHAnsi"/>
          <w:bCs/>
          <w:i/>
          <w:color w:val="000000" w:themeColor="text1"/>
          <w:sz w:val="24"/>
          <w:szCs w:val="24"/>
          <w:lang w:val="en-US" w:eastAsia="en-GB"/>
        </w:rPr>
        <w:t>20:30 - Dinner</w:t>
      </w:r>
    </w:p>
    <w:p w14:paraId="6F870B44" w14:textId="77777777" w:rsidR="007D0E23" w:rsidRPr="00073818"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16"/>
          <w:szCs w:val="16"/>
          <w:lang w:val="en-US" w:eastAsia="en-GB"/>
        </w:rPr>
      </w:pPr>
    </w:p>
    <w:p w14:paraId="2AC83168" w14:textId="77777777" w:rsidR="007D0E23" w:rsidRPr="00073818" w:rsidRDefault="007D0E23" w:rsidP="007D0E23">
      <w:pPr>
        <w:shd w:val="clear" w:color="auto" w:fill="FFFFFF"/>
        <w:spacing w:after="0" w:line="240" w:lineRule="auto"/>
        <w:jc w:val="both"/>
        <w:outlineLvl w:val="2"/>
        <w:rPr>
          <w:rFonts w:asciiTheme="minorHAnsi" w:eastAsia="Times New Roman" w:hAnsiTheme="minorHAnsi"/>
          <w:b/>
          <w:bCs/>
          <w:color w:val="000000" w:themeColor="text1"/>
          <w:sz w:val="24"/>
          <w:szCs w:val="24"/>
          <w:lang w:val="en-US" w:eastAsia="en-GB"/>
        </w:rPr>
      </w:pPr>
      <w:r w:rsidRPr="00073818">
        <w:rPr>
          <w:rFonts w:asciiTheme="minorHAnsi" w:eastAsia="Times New Roman" w:hAnsiTheme="minorHAnsi"/>
          <w:b/>
          <w:bCs/>
          <w:color w:val="000000" w:themeColor="text1"/>
          <w:sz w:val="24"/>
          <w:szCs w:val="24"/>
          <w:lang w:val="en-US" w:eastAsia="en-GB"/>
        </w:rPr>
        <w:t>Thursday, February 23, 2023</w:t>
      </w:r>
    </w:p>
    <w:p w14:paraId="5D1C2671" w14:textId="77777777" w:rsidR="007D0E23" w:rsidRPr="00073818"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24"/>
          <w:szCs w:val="24"/>
          <w:lang w:val="en-US" w:eastAsia="en-GB"/>
        </w:rPr>
      </w:pPr>
      <w:r w:rsidRPr="00073818">
        <w:rPr>
          <w:rFonts w:asciiTheme="minorHAnsi" w:eastAsia="Times New Roman" w:hAnsiTheme="minorHAnsi"/>
          <w:bCs/>
          <w:color w:val="000000" w:themeColor="text1"/>
          <w:sz w:val="24"/>
          <w:szCs w:val="24"/>
          <w:lang w:val="en-US" w:eastAsia="en-GB"/>
        </w:rPr>
        <w:t>9:00 – 11:30 – Conferences session</w:t>
      </w:r>
    </w:p>
    <w:p w14:paraId="1BFB97B7" w14:textId="77777777" w:rsidR="007D0E23" w:rsidRPr="00073818" w:rsidRDefault="007D0E23" w:rsidP="007D0E23">
      <w:pPr>
        <w:shd w:val="clear" w:color="auto" w:fill="FFFFFF"/>
        <w:spacing w:after="0" w:line="240" w:lineRule="auto"/>
        <w:ind w:firstLine="1304"/>
        <w:jc w:val="both"/>
        <w:outlineLvl w:val="2"/>
        <w:rPr>
          <w:rFonts w:asciiTheme="minorHAnsi" w:eastAsia="Times New Roman" w:hAnsiTheme="minorHAnsi"/>
          <w:bCs/>
          <w:i/>
          <w:color w:val="000000" w:themeColor="text1"/>
          <w:sz w:val="24"/>
          <w:szCs w:val="24"/>
          <w:lang w:val="en-US" w:eastAsia="en-GB"/>
        </w:rPr>
      </w:pPr>
      <w:r w:rsidRPr="00073818">
        <w:rPr>
          <w:rFonts w:asciiTheme="minorHAnsi" w:eastAsia="Times New Roman" w:hAnsiTheme="minorHAnsi"/>
          <w:bCs/>
          <w:i/>
          <w:color w:val="000000" w:themeColor="text1"/>
          <w:sz w:val="24"/>
          <w:szCs w:val="24"/>
          <w:lang w:val="en-US" w:eastAsia="en-GB"/>
        </w:rPr>
        <w:t>11:30 – 12: 00 – Coffee break</w:t>
      </w:r>
    </w:p>
    <w:p w14:paraId="1DF81914" w14:textId="77777777" w:rsidR="007D0E23" w:rsidRPr="00073818"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24"/>
          <w:szCs w:val="24"/>
          <w:lang w:val="en-US" w:eastAsia="en-GB"/>
        </w:rPr>
      </w:pPr>
      <w:r w:rsidRPr="00073818">
        <w:rPr>
          <w:rFonts w:asciiTheme="minorHAnsi" w:eastAsia="Times New Roman" w:hAnsiTheme="minorHAnsi"/>
          <w:bCs/>
          <w:color w:val="000000" w:themeColor="text1"/>
          <w:sz w:val="24"/>
          <w:szCs w:val="24"/>
          <w:lang w:val="en-US" w:eastAsia="en-GB"/>
        </w:rPr>
        <w:t>12:00 – 13:30 – Presentations</w:t>
      </w:r>
    </w:p>
    <w:p w14:paraId="51E6E6B0" w14:textId="36049332" w:rsidR="007D0E23" w:rsidRPr="00073818"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24"/>
          <w:szCs w:val="24"/>
          <w:lang w:val="en-US" w:eastAsia="en-GB"/>
        </w:rPr>
      </w:pPr>
      <w:r w:rsidRPr="00073818">
        <w:rPr>
          <w:rFonts w:asciiTheme="minorHAnsi" w:eastAsia="Times New Roman" w:hAnsiTheme="minorHAnsi"/>
          <w:bCs/>
          <w:color w:val="000000" w:themeColor="text1"/>
          <w:sz w:val="24"/>
          <w:szCs w:val="24"/>
          <w:lang w:val="en-US" w:eastAsia="en-GB"/>
        </w:rPr>
        <w:t>13:30 – 14:00 –</w:t>
      </w:r>
      <w:proofErr w:type="spellStart"/>
      <w:r w:rsidRPr="00073818">
        <w:rPr>
          <w:rFonts w:asciiTheme="minorHAnsi" w:eastAsia="Times New Roman" w:hAnsiTheme="minorHAnsi"/>
          <w:bCs/>
          <w:color w:val="000000" w:themeColor="text1"/>
          <w:sz w:val="24"/>
          <w:szCs w:val="24"/>
          <w:highlight w:val="green"/>
          <w:lang w:val="en-US" w:eastAsia="en-GB"/>
        </w:rPr>
        <w:t>Bailin</w:t>
      </w:r>
      <w:proofErr w:type="spellEnd"/>
      <w:r w:rsidRPr="00073818">
        <w:rPr>
          <w:rFonts w:asciiTheme="minorHAnsi" w:eastAsia="Times New Roman" w:hAnsiTheme="minorHAnsi"/>
          <w:bCs/>
          <w:color w:val="000000" w:themeColor="text1"/>
          <w:sz w:val="24"/>
          <w:szCs w:val="24"/>
          <w:highlight w:val="green"/>
          <w:lang w:val="en-US" w:eastAsia="en-GB"/>
        </w:rPr>
        <w:t xml:space="preserve"> dismantling Video and explanation to prepare the field trip</w:t>
      </w:r>
      <w:ins w:id="48" w:author="John Vijgen" w:date="2022-04-07T18:49:00Z">
        <w:r w:rsidRPr="00073818">
          <w:rPr>
            <w:rFonts w:asciiTheme="minorHAnsi" w:eastAsia="Times New Roman" w:hAnsiTheme="minorHAnsi"/>
            <w:bCs/>
            <w:color w:val="000000" w:themeColor="text1"/>
            <w:sz w:val="24"/>
            <w:szCs w:val="24"/>
            <w:lang w:val="en-US" w:eastAsia="en-GB"/>
          </w:rPr>
          <w:t xml:space="preserve"> -- </w:t>
        </w:r>
        <w:r w:rsidRPr="00073818">
          <w:rPr>
            <w:rFonts w:asciiTheme="minorHAnsi" w:eastAsia="Times New Roman" w:hAnsiTheme="minorHAnsi"/>
            <w:bCs/>
            <w:color w:val="000000" w:themeColor="text1"/>
            <w:sz w:val="24"/>
            <w:szCs w:val="24"/>
            <w:highlight w:val="yellow"/>
            <w:lang w:val="en-US" w:eastAsia="en-GB"/>
          </w:rPr>
          <w:t>&gt; new info</w:t>
        </w:r>
      </w:ins>
      <w:r w:rsidR="003813F5" w:rsidRPr="00073818">
        <w:rPr>
          <w:rFonts w:asciiTheme="minorHAnsi" w:eastAsia="Times New Roman" w:hAnsiTheme="minorHAnsi"/>
          <w:bCs/>
          <w:color w:val="000000" w:themeColor="text1"/>
          <w:sz w:val="24"/>
          <w:szCs w:val="24"/>
          <w:highlight w:val="yellow"/>
          <w:lang w:val="en-US" w:eastAsia="en-GB"/>
        </w:rPr>
        <w:t xml:space="preserve"> on our video plans—Jesus, Elena, Alicia</w:t>
      </w:r>
      <w:r w:rsidR="00232C88" w:rsidRPr="00073818">
        <w:rPr>
          <w:rFonts w:asciiTheme="minorHAnsi" w:eastAsia="Times New Roman" w:hAnsiTheme="minorHAnsi"/>
          <w:bCs/>
          <w:color w:val="000000" w:themeColor="text1"/>
          <w:sz w:val="24"/>
          <w:szCs w:val="24"/>
          <w:lang w:val="en-US" w:eastAsia="en-GB"/>
        </w:rPr>
        <w:sym w:font="Wingdings" w:char="F0E0"/>
      </w:r>
      <w:r w:rsidR="00232C88" w:rsidRPr="00073818">
        <w:rPr>
          <w:rFonts w:asciiTheme="minorHAnsi" w:eastAsia="Times New Roman" w:hAnsiTheme="minorHAnsi"/>
          <w:bCs/>
          <w:color w:val="000000" w:themeColor="text1"/>
          <w:sz w:val="24"/>
          <w:szCs w:val="24"/>
          <w:lang w:val="en-US" w:eastAsia="en-GB"/>
        </w:rPr>
        <w:t xml:space="preserve"> if not clear yet, we can write “Videos”</w:t>
      </w:r>
    </w:p>
    <w:p w14:paraId="222CC049" w14:textId="77777777" w:rsidR="007D0E23" w:rsidRPr="00073818" w:rsidRDefault="007D0E23" w:rsidP="007D0E23">
      <w:pPr>
        <w:shd w:val="clear" w:color="auto" w:fill="FFFFFF"/>
        <w:spacing w:after="0" w:line="240" w:lineRule="auto"/>
        <w:ind w:firstLine="1304"/>
        <w:jc w:val="both"/>
        <w:outlineLvl w:val="2"/>
        <w:rPr>
          <w:rFonts w:asciiTheme="minorHAnsi" w:eastAsia="Times New Roman" w:hAnsiTheme="minorHAnsi"/>
          <w:bCs/>
          <w:i/>
          <w:color w:val="000000" w:themeColor="text1"/>
          <w:sz w:val="24"/>
          <w:szCs w:val="24"/>
          <w:lang w:val="en-US" w:eastAsia="en-GB"/>
        </w:rPr>
      </w:pPr>
      <w:r w:rsidRPr="00073818">
        <w:rPr>
          <w:rFonts w:asciiTheme="minorHAnsi" w:eastAsia="Times New Roman" w:hAnsiTheme="minorHAnsi"/>
          <w:bCs/>
          <w:i/>
          <w:color w:val="000000" w:themeColor="text1"/>
          <w:sz w:val="24"/>
          <w:szCs w:val="24"/>
          <w:lang w:val="en-US" w:eastAsia="en-GB"/>
        </w:rPr>
        <w:t>14:00 – 16:00 – Closure Lunch</w:t>
      </w:r>
    </w:p>
    <w:p w14:paraId="29D97BE6" w14:textId="77777777" w:rsidR="007D0E23" w:rsidRPr="00073818"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16"/>
          <w:szCs w:val="16"/>
          <w:lang w:val="en-US" w:eastAsia="en-GB"/>
        </w:rPr>
      </w:pPr>
    </w:p>
    <w:p w14:paraId="1772F60E" w14:textId="77777777" w:rsidR="007D0E23" w:rsidRPr="00073818"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24"/>
          <w:szCs w:val="24"/>
          <w:lang w:val="en-US" w:eastAsia="en-GB"/>
        </w:rPr>
      </w:pPr>
      <w:r w:rsidRPr="00073818">
        <w:rPr>
          <w:rFonts w:asciiTheme="minorHAnsi" w:eastAsia="Times New Roman" w:hAnsiTheme="minorHAnsi"/>
          <w:b/>
          <w:bCs/>
          <w:color w:val="000000" w:themeColor="text1"/>
          <w:sz w:val="24"/>
          <w:szCs w:val="24"/>
          <w:lang w:val="en-US" w:eastAsia="en-GB"/>
        </w:rPr>
        <w:t xml:space="preserve">Friday, February 24, 2023 </w:t>
      </w:r>
      <w:r w:rsidRPr="00073818">
        <w:rPr>
          <w:rFonts w:asciiTheme="minorHAnsi" w:eastAsia="Times New Roman" w:hAnsiTheme="minorHAnsi"/>
          <w:b/>
          <w:bCs/>
          <w:color w:val="000000" w:themeColor="text1"/>
          <w:sz w:val="24"/>
          <w:szCs w:val="24"/>
          <w:lang w:val="en-US" w:eastAsia="en-GB"/>
        </w:rPr>
        <w:tab/>
      </w:r>
    </w:p>
    <w:p w14:paraId="30564636" w14:textId="17EF30B0" w:rsidR="007D0E23" w:rsidRPr="00073818" w:rsidRDefault="007D0E23" w:rsidP="007D0E23">
      <w:pPr>
        <w:shd w:val="clear" w:color="auto" w:fill="FFFFFF"/>
        <w:spacing w:after="0" w:line="240" w:lineRule="auto"/>
        <w:jc w:val="both"/>
        <w:outlineLvl w:val="2"/>
        <w:rPr>
          <w:rFonts w:asciiTheme="minorHAnsi" w:eastAsia="Times New Roman" w:hAnsiTheme="minorHAnsi"/>
          <w:bCs/>
          <w:color w:val="000000" w:themeColor="text1"/>
          <w:sz w:val="24"/>
          <w:szCs w:val="24"/>
          <w:highlight w:val="yellow"/>
          <w:lang w:val="en-US" w:eastAsia="en-GB"/>
        </w:rPr>
      </w:pPr>
      <w:r w:rsidRPr="00073818">
        <w:rPr>
          <w:rFonts w:asciiTheme="minorHAnsi" w:eastAsia="Times New Roman" w:hAnsiTheme="minorHAnsi"/>
          <w:bCs/>
          <w:color w:val="000000" w:themeColor="text1"/>
          <w:sz w:val="24"/>
          <w:szCs w:val="24"/>
          <w:lang w:val="en-US" w:eastAsia="en-GB"/>
        </w:rPr>
        <w:t xml:space="preserve">Field trip:  visit to </w:t>
      </w:r>
      <w:proofErr w:type="spellStart"/>
      <w:r w:rsidRPr="00073818">
        <w:rPr>
          <w:rFonts w:asciiTheme="minorHAnsi" w:eastAsia="Times New Roman" w:hAnsiTheme="minorHAnsi"/>
          <w:bCs/>
          <w:color w:val="000000" w:themeColor="text1"/>
          <w:sz w:val="24"/>
          <w:szCs w:val="24"/>
          <w:lang w:val="en-US" w:eastAsia="en-GB"/>
        </w:rPr>
        <w:t>Sardas</w:t>
      </w:r>
      <w:proofErr w:type="spellEnd"/>
      <w:r w:rsidRPr="00073818">
        <w:rPr>
          <w:rFonts w:asciiTheme="minorHAnsi" w:eastAsia="Times New Roman" w:hAnsiTheme="minorHAnsi"/>
          <w:bCs/>
          <w:color w:val="000000" w:themeColor="text1"/>
          <w:sz w:val="24"/>
          <w:szCs w:val="24"/>
          <w:lang w:val="en-US" w:eastAsia="en-GB"/>
        </w:rPr>
        <w:t xml:space="preserve"> Landfill and </w:t>
      </w:r>
      <w:proofErr w:type="spellStart"/>
      <w:r w:rsidRPr="00073818">
        <w:rPr>
          <w:rFonts w:asciiTheme="minorHAnsi" w:eastAsia="Times New Roman" w:hAnsiTheme="minorHAnsi"/>
          <w:bCs/>
          <w:color w:val="000000" w:themeColor="text1"/>
          <w:sz w:val="24"/>
          <w:szCs w:val="24"/>
          <w:lang w:val="en-US" w:eastAsia="en-GB"/>
        </w:rPr>
        <w:t>Bailin</w:t>
      </w:r>
      <w:proofErr w:type="spellEnd"/>
      <w:r w:rsidRPr="00073818">
        <w:rPr>
          <w:rFonts w:asciiTheme="minorHAnsi" w:eastAsia="Times New Roman" w:hAnsiTheme="minorHAnsi"/>
          <w:bCs/>
          <w:color w:val="000000" w:themeColor="text1"/>
          <w:sz w:val="24"/>
          <w:szCs w:val="24"/>
          <w:lang w:val="en-US" w:eastAsia="en-GB"/>
        </w:rPr>
        <w:t xml:space="preserve"> landfill and facilities such as water treatment plant new cell, old cell, laboratory inclusive lunch </w:t>
      </w:r>
      <w:r w:rsidR="003813F5" w:rsidRPr="00073818">
        <w:rPr>
          <w:rFonts w:asciiTheme="minorHAnsi" w:eastAsia="Times New Roman" w:hAnsiTheme="minorHAnsi"/>
          <w:bCs/>
          <w:color w:val="000000" w:themeColor="text1"/>
          <w:sz w:val="24"/>
          <w:szCs w:val="24"/>
          <w:highlight w:val="yellow"/>
          <w:lang w:val="en-US" w:eastAsia="en-GB"/>
        </w:rPr>
        <w:t>-</w:t>
      </w:r>
      <w:r w:rsidR="003813F5" w:rsidRPr="00073818">
        <w:rPr>
          <w:rFonts w:asciiTheme="minorHAnsi" w:eastAsia="Times New Roman" w:hAnsiTheme="minorHAnsi"/>
          <w:bCs/>
          <w:color w:val="000000" w:themeColor="text1"/>
          <w:sz w:val="24"/>
          <w:szCs w:val="24"/>
          <w:highlight w:val="yellow"/>
          <w:lang w:val="en-US" w:eastAsia="en-GB"/>
        </w:rPr>
        <w:sym w:font="Wingdings" w:char="F0E0"/>
      </w:r>
      <w:r w:rsidR="003813F5" w:rsidRPr="00073818">
        <w:rPr>
          <w:rFonts w:asciiTheme="minorHAnsi" w:eastAsia="Times New Roman" w:hAnsiTheme="minorHAnsi"/>
          <w:bCs/>
          <w:color w:val="000000" w:themeColor="text1"/>
          <w:sz w:val="24"/>
          <w:szCs w:val="24"/>
          <w:highlight w:val="yellow"/>
          <w:lang w:val="en-US" w:eastAsia="en-GB"/>
        </w:rPr>
        <w:t>&gt; Jesus, Elena, Alicia</w:t>
      </w:r>
      <w:r w:rsidR="00D95144">
        <w:rPr>
          <w:rFonts w:asciiTheme="minorHAnsi" w:eastAsia="Times New Roman" w:hAnsiTheme="minorHAnsi"/>
          <w:bCs/>
          <w:color w:val="000000" w:themeColor="text1"/>
          <w:sz w:val="24"/>
          <w:szCs w:val="24"/>
          <w:highlight w:val="yellow"/>
          <w:lang w:val="en-US" w:eastAsia="en-GB"/>
        </w:rPr>
        <w:t xml:space="preserve"> </w:t>
      </w:r>
      <w:r w:rsidR="003813F5" w:rsidRPr="00073818">
        <w:rPr>
          <w:rFonts w:asciiTheme="minorHAnsi" w:eastAsia="Times New Roman" w:hAnsiTheme="minorHAnsi"/>
          <w:bCs/>
          <w:color w:val="000000" w:themeColor="text1"/>
          <w:sz w:val="24"/>
          <w:szCs w:val="24"/>
          <w:highlight w:val="yellow"/>
          <w:lang w:val="en-US" w:eastAsia="en-GB"/>
        </w:rPr>
        <w:t xml:space="preserve">- please check up if the situation from 2015 is still valid or has been changed. </w:t>
      </w:r>
      <w:r w:rsidR="003813F5" w:rsidRPr="00073818">
        <w:rPr>
          <w:rFonts w:asciiTheme="minorHAnsi" w:eastAsia="Times New Roman" w:hAnsiTheme="minorHAnsi"/>
          <w:bCs/>
          <w:color w:val="000000" w:themeColor="text1"/>
          <w:sz w:val="24"/>
          <w:szCs w:val="24"/>
          <w:highlight w:val="yellow"/>
          <w:lang w:val="en-US" w:eastAsia="en-GB"/>
        </w:rPr>
        <w:sym w:font="Wingdings" w:char="F0E0"/>
      </w:r>
      <w:r w:rsidR="003813F5" w:rsidRPr="00073818">
        <w:rPr>
          <w:rFonts w:asciiTheme="minorHAnsi" w:eastAsia="Times New Roman" w:hAnsiTheme="minorHAnsi"/>
          <w:bCs/>
          <w:color w:val="000000" w:themeColor="text1"/>
          <w:sz w:val="24"/>
          <w:szCs w:val="24"/>
          <w:highlight w:val="yellow"/>
          <w:lang w:val="en-US" w:eastAsia="en-GB"/>
        </w:rPr>
        <w:t xml:space="preserve"> Please change accordingly</w:t>
      </w:r>
    </w:p>
    <w:p w14:paraId="5B244DE3" w14:textId="43777D8A" w:rsidR="007D0E23" w:rsidRPr="00073818" w:rsidRDefault="007D0E23" w:rsidP="004B4AEB">
      <w:pPr>
        <w:shd w:val="clear" w:color="auto" w:fill="FFFFFF"/>
        <w:spacing w:after="0" w:line="240" w:lineRule="auto"/>
        <w:jc w:val="both"/>
        <w:outlineLvl w:val="2"/>
        <w:rPr>
          <w:rFonts w:ascii="Verdana" w:eastAsia="Times New Roman" w:hAnsi="Verdana"/>
          <w:b/>
          <w:bCs/>
          <w:color w:val="909B7A"/>
          <w:sz w:val="24"/>
          <w:szCs w:val="24"/>
          <w:lang w:val="en-US" w:eastAsia="en-GB"/>
        </w:rPr>
      </w:pPr>
      <w:r w:rsidRPr="00073818">
        <w:rPr>
          <w:rFonts w:asciiTheme="minorHAnsi" w:eastAsia="Times New Roman" w:hAnsiTheme="minorHAnsi"/>
          <w:bCs/>
          <w:color w:val="000000" w:themeColor="text1"/>
          <w:sz w:val="24"/>
          <w:szCs w:val="24"/>
          <w:highlight w:val="yellow"/>
          <w:lang w:val="en-US" w:eastAsia="en-GB"/>
        </w:rPr>
        <w:t>Departure of participants.</w:t>
      </w:r>
    </w:p>
    <w:p w14:paraId="3597E653" w14:textId="77777777" w:rsidR="00A24BDC" w:rsidRPr="00073818" w:rsidRDefault="00A24BDC">
      <w:pPr>
        <w:spacing w:after="0" w:line="240" w:lineRule="auto"/>
        <w:rPr>
          <w:rFonts w:ascii="Verdana" w:eastAsia="Times New Roman" w:hAnsi="Verdana"/>
          <w:b/>
          <w:bCs/>
          <w:color w:val="909B7A"/>
          <w:sz w:val="24"/>
          <w:szCs w:val="24"/>
          <w:lang w:val="en-US" w:eastAsia="en-GB"/>
        </w:rPr>
      </w:pPr>
      <w:r w:rsidRPr="00073818">
        <w:rPr>
          <w:rFonts w:ascii="Verdana" w:eastAsia="Times New Roman" w:hAnsi="Verdana"/>
          <w:b/>
          <w:bCs/>
          <w:color w:val="909B7A"/>
          <w:sz w:val="24"/>
          <w:szCs w:val="24"/>
          <w:lang w:val="en-US" w:eastAsia="en-GB"/>
        </w:rPr>
        <w:br w:type="page"/>
      </w:r>
    </w:p>
    <w:p w14:paraId="30DBFD63" w14:textId="5A17E309" w:rsidR="004B4AEB" w:rsidRPr="001C73B4" w:rsidRDefault="004B4AEB" w:rsidP="004B4AEB">
      <w:pPr>
        <w:shd w:val="clear" w:color="auto" w:fill="FFFFFF"/>
        <w:spacing w:after="0" w:line="240" w:lineRule="auto"/>
        <w:jc w:val="both"/>
        <w:outlineLvl w:val="2"/>
        <w:rPr>
          <w:rFonts w:ascii="Verdana" w:eastAsia="Times New Roman" w:hAnsi="Verdana"/>
          <w:b/>
          <w:bCs/>
          <w:color w:val="657A3C"/>
          <w:sz w:val="24"/>
          <w:szCs w:val="24"/>
          <w:lang w:val="en-US" w:eastAsia="en-GB"/>
        </w:rPr>
      </w:pPr>
      <w:r w:rsidRPr="001C73B4">
        <w:rPr>
          <w:rFonts w:ascii="Verdana" w:eastAsia="Times New Roman" w:hAnsi="Verdana"/>
          <w:b/>
          <w:bCs/>
          <w:color w:val="657A3C"/>
          <w:sz w:val="24"/>
          <w:szCs w:val="24"/>
          <w:lang w:val="en-US" w:eastAsia="en-GB"/>
        </w:rPr>
        <w:lastRenderedPageBreak/>
        <w:t xml:space="preserve">Registration Fee </w:t>
      </w:r>
    </w:p>
    <w:p w14:paraId="616DAA2F" w14:textId="77777777" w:rsidR="001F6197" w:rsidRPr="00073818" w:rsidRDefault="001F6197" w:rsidP="004B4AEB">
      <w:pPr>
        <w:shd w:val="clear" w:color="auto" w:fill="FFFFFF"/>
        <w:spacing w:after="0" w:line="240" w:lineRule="auto"/>
        <w:jc w:val="both"/>
        <w:outlineLvl w:val="2"/>
        <w:rPr>
          <w:rFonts w:ascii="Verdana" w:eastAsia="Times New Roman" w:hAnsi="Verdana"/>
          <w:b/>
          <w:bCs/>
          <w:color w:val="909B7A"/>
          <w:sz w:val="24"/>
          <w:szCs w:val="24"/>
          <w:lang w:val="en-US" w:eastAsia="en-GB"/>
        </w:rPr>
      </w:pPr>
    </w:p>
    <w:p w14:paraId="02948C38" w14:textId="6674917E" w:rsidR="004B4AEB" w:rsidRPr="00073818" w:rsidRDefault="004B4AEB" w:rsidP="004B4AEB">
      <w:pPr>
        <w:pStyle w:val="Default"/>
        <w:jc w:val="both"/>
        <w:rPr>
          <w:rFonts w:asciiTheme="minorHAnsi" w:hAnsiTheme="minorHAnsi"/>
          <w:bCs/>
          <w:color w:val="000000" w:themeColor="text1"/>
          <w:highlight w:val="yellow"/>
          <w:lang w:val="en-US" w:eastAsia="en-GB"/>
        </w:rPr>
      </w:pPr>
      <w:r w:rsidRPr="00073818">
        <w:rPr>
          <w:rFonts w:asciiTheme="minorHAnsi" w:hAnsiTheme="minorHAnsi"/>
          <w:bCs/>
          <w:color w:val="000000" w:themeColor="text1"/>
          <w:highlight w:val="yellow"/>
          <w:lang w:val="en-US" w:eastAsia="en-GB"/>
          <w:rPrChange w:id="49" w:author="John Vijgen" w:date="2022-04-07T19:06:00Z">
            <w:rPr>
              <w:rFonts w:asciiTheme="minorHAnsi" w:hAnsiTheme="minorHAnsi"/>
              <w:bCs/>
              <w:color w:val="000000" w:themeColor="text1"/>
              <w:lang w:eastAsia="en-GB"/>
            </w:rPr>
          </w:rPrChange>
        </w:rPr>
        <w:t xml:space="preserve">Registration will be managed electronically via </w:t>
      </w:r>
      <w:r w:rsidRPr="00073818">
        <w:rPr>
          <w:rFonts w:asciiTheme="minorHAnsi" w:hAnsiTheme="minorHAnsi"/>
          <w:bCs/>
          <w:color w:val="auto"/>
          <w:highlight w:val="yellow"/>
          <w:lang w:val="en-US" w:eastAsia="en-GB"/>
          <w:rPrChange w:id="50" w:author="John Vijgen" w:date="2022-04-07T19:06:00Z">
            <w:rPr>
              <w:rFonts w:asciiTheme="minorHAnsi" w:hAnsiTheme="minorHAnsi"/>
              <w:bCs/>
              <w:color w:val="000000" w:themeColor="text1"/>
              <w:lang w:eastAsia="en-GB"/>
            </w:rPr>
          </w:rPrChange>
        </w:rPr>
        <w:t xml:space="preserve">the </w:t>
      </w:r>
      <w:proofErr w:type="spellStart"/>
      <w:r w:rsidRPr="00073818">
        <w:rPr>
          <w:rFonts w:asciiTheme="minorHAnsi" w:hAnsiTheme="minorHAnsi"/>
          <w:b/>
          <w:color w:val="000000" w:themeColor="text1"/>
          <w:highlight w:val="yellow"/>
          <w:lang w:val="en-US" w:eastAsia="en-GB"/>
          <w:rPrChange w:id="51" w:author="John Vijgen" w:date="2022-04-07T19:06:00Z">
            <w:rPr>
              <w:rFonts w:asciiTheme="minorHAnsi" w:hAnsiTheme="minorHAnsi"/>
              <w:bCs/>
              <w:color w:val="000000" w:themeColor="text1"/>
              <w:lang w:eastAsia="en-GB"/>
            </w:rPr>
          </w:rPrChange>
        </w:rPr>
        <w:t>Lifesurfing</w:t>
      </w:r>
      <w:proofErr w:type="spellEnd"/>
      <w:ins w:id="52" w:author="John Vijgen" w:date="2022-04-07T18:50:00Z">
        <w:r w:rsidRPr="00073818">
          <w:rPr>
            <w:rFonts w:asciiTheme="minorHAnsi" w:hAnsiTheme="minorHAnsi"/>
            <w:b/>
            <w:color w:val="auto"/>
            <w:highlight w:val="yellow"/>
            <w:lang w:val="en-US" w:eastAsia="en-GB"/>
            <w:rPrChange w:id="53" w:author="John Vijgen" w:date="2022-04-07T19:06:00Z">
              <w:rPr>
                <w:rFonts w:asciiTheme="minorHAnsi" w:hAnsiTheme="minorHAnsi"/>
                <w:bCs/>
                <w:color w:val="000000" w:themeColor="text1"/>
                <w:lang w:eastAsia="en-GB"/>
              </w:rPr>
            </w:rPrChange>
          </w:rPr>
          <w:t xml:space="preserve"> </w:t>
        </w:r>
      </w:ins>
      <w:r w:rsidR="00F66990" w:rsidRPr="00073818">
        <w:rPr>
          <w:rFonts w:asciiTheme="minorHAnsi" w:hAnsiTheme="minorHAnsi"/>
          <w:b/>
          <w:color w:val="000000" w:themeColor="text1"/>
          <w:highlight w:val="yellow"/>
          <w:lang w:val="en-US" w:eastAsia="en-GB"/>
        </w:rPr>
        <w:t>14</w:t>
      </w:r>
      <w:r w:rsidR="00F66990" w:rsidRPr="00073818">
        <w:rPr>
          <w:rFonts w:asciiTheme="minorHAnsi" w:hAnsiTheme="minorHAnsi"/>
          <w:b/>
          <w:color w:val="000000" w:themeColor="text1"/>
          <w:highlight w:val="yellow"/>
          <w:vertAlign w:val="superscript"/>
          <w:lang w:val="en-US" w:eastAsia="en-GB"/>
        </w:rPr>
        <w:t>th</w:t>
      </w:r>
      <w:r w:rsidR="00F66990" w:rsidRPr="00073818">
        <w:rPr>
          <w:rFonts w:asciiTheme="minorHAnsi" w:hAnsiTheme="minorHAnsi"/>
          <w:b/>
          <w:color w:val="000000" w:themeColor="text1"/>
          <w:highlight w:val="yellow"/>
          <w:lang w:val="en-US" w:eastAsia="en-GB"/>
        </w:rPr>
        <w:t xml:space="preserve"> </w:t>
      </w:r>
      <w:r w:rsidRPr="00073818">
        <w:rPr>
          <w:rFonts w:asciiTheme="minorHAnsi" w:hAnsiTheme="minorHAnsi"/>
          <w:b/>
          <w:color w:val="000000" w:themeColor="text1"/>
          <w:highlight w:val="yellow"/>
          <w:lang w:val="en-US" w:eastAsia="en-GB"/>
          <w:rPrChange w:id="54" w:author="John Vijgen" w:date="2022-04-07T19:06:00Z">
            <w:rPr>
              <w:rFonts w:asciiTheme="minorHAnsi" w:hAnsiTheme="minorHAnsi"/>
              <w:bCs/>
              <w:color w:val="000000" w:themeColor="text1"/>
              <w:lang w:eastAsia="en-GB"/>
            </w:rPr>
          </w:rPrChange>
        </w:rPr>
        <w:t>Forum website</w:t>
      </w:r>
      <w:r w:rsidRPr="00073818">
        <w:rPr>
          <w:rFonts w:asciiTheme="minorHAnsi" w:hAnsiTheme="minorHAnsi"/>
          <w:bCs/>
          <w:color w:val="000000" w:themeColor="text1"/>
          <w:highlight w:val="yellow"/>
          <w:lang w:val="en-US" w:eastAsia="en-GB"/>
          <w:rPrChange w:id="55" w:author="John Vijgen" w:date="2022-04-07T19:06:00Z">
            <w:rPr>
              <w:rFonts w:asciiTheme="minorHAnsi" w:hAnsiTheme="minorHAnsi"/>
              <w:bCs/>
              <w:color w:val="000000" w:themeColor="text1"/>
              <w:lang w:eastAsia="en-GB"/>
            </w:rPr>
          </w:rPrChange>
        </w:rPr>
        <w:t xml:space="preserve"> </w:t>
      </w:r>
      <w:r w:rsidR="00F66990" w:rsidRPr="00073818">
        <w:rPr>
          <w:rFonts w:asciiTheme="minorHAnsi" w:hAnsiTheme="minorHAnsi"/>
          <w:bCs/>
          <w:color w:val="000000" w:themeColor="text1"/>
          <w:highlight w:val="yellow"/>
          <w:lang w:val="en-US" w:eastAsia="en-GB"/>
        </w:rPr>
        <w:t>(</w:t>
      </w:r>
      <w:r w:rsidR="00F66990" w:rsidRPr="00073818">
        <w:rPr>
          <w:rFonts w:asciiTheme="minorHAnsi" w:hAnsiTheme="minorHAnsi"/>
          <w:bCs/>
          <w:i/>
          <w:iCs/>
          <w:color w:val="000000" w:themeColor="text1"/>
          <w:highlight w:val="yellow"/>
          <w:lang w:val="en-US" w:eastAsia="en-GB"/>
        </w:rPr>
        <w:t>under development</w:t>
      </w:r>
      <w:r w:rsidR="00F66990" w:rsidRPr="00073818">
        <w:rPr>
          <w:rFonts w:asciiTheme="minorHAnsi" w:hAnsiTheme="minorHAnsi"/>
          <w:bCs/>
          <w:color w:val="000000" w:themeColor="text1"/>
          <w:highlight w:val="yellow"/>
          <w:lang w:val="en-US" w:eastAsia="en-GB"/>
        </w:rPr>
        <w:t xml:space="preserve">) </w:t>
      </w:r>
    </w:p>
    <w:p w14:paraId="17D3FE3D" w14:textId="4E2B8596" w:rsidR="004B4AEB" w:rsidRPr="00073818" w:rsidRDefault="004B4AEB" w:rsidP="004B4AEB">
      <w:pPr>
        <w:pStyle w:val="Default"/>
        <w:jc w:val="both"/>
        <w:rPr>
          <w:rFonts w:asciiTheme="minorHAnsi" w:hAnsiTheme="minorHAnsi"/>
          <w:lang w:val="en-US"/>
        </w:rPr>
      </w:pPr>
      <w:r w:rsidRPr="00073818">
        <w:rPr>
          <w:rFonts w:asciiTheme="minorHAnsi" w:hAnsiTheme="minorHAnsi"/>
          <w:highlight w:val="yellow"/>
          <w:lang w:val="en-US"/>
        </w:rPr>
        <w:t>Submitting the electronic Registration Form is required if you wish to participate in the Forum and have your oral or poster presentation included in the Forum schedule.</w:t>
      </w:r>
      <w:r w:rsidR="00F66990" w:rsidRPr="00073818">
        <w:rPr>
          <w:rFonts w:asciiTheme="minorHAnsi" w:hAnsiTheme="minorHAnsi"/>
          <w:highlight w:val="yellow"/>
          <w:lang w:val="en-US"/>
        </w:rPr>
        <w:t>-&gt; Alicia and Elena-Please input and actions needed asap!</w:t>
      </w:r>
    </w:p>
    <w:p w14:paraId="3ACD1EFD" w14:textId="77777777" w:rsidR="004B4AEB" w:rsidRPr="00073818" w:rsidRDefault="004B4AEB" w:rsidP="004B4AEB">
      <w:pPr>
        <w:shd w:val="clear" w:color="auto" w:fill="FFFFFF"/>
        <w:spacing w:after="0" w:line="240" w:lineRule="auto"/>
        <w:jc w:val="both"/>
        <w:outlineLvl w:val="2"/>
        <w:rPr>
          <w:rFonts w:asciiTheme="minorHAnsi" w:eastAsia="Times New Roman" w:hAnsiTheme="minorHAnsi"/>
          <w:bCs/>
          <w:color w:val="000000" w:themeColor="text1"/>
          <w:sz w:val="24"/>
          <w:szCs w:val="24"/>
          <w:lang w:val="en-US" w:eastAsia="en-GB"/>
        </w:rPr>
      </w:pPr>
    </w:p>
    <w:p w14:paraId="6A2A9C8F" w14:textId="77777777" w:rsidR="004B4AEB" w:rsidRPr="00073818" w:rsidRDefault="004B4AEB" w:rsidP="004B4AEB">
      <w:pPr>
        <w:pStyle w:val="Default"/>
        <w:jc w:val="both"/>
        <w:rPr>
          <w:rFonts w:asciiTheme="minorHAnsi" w:hAnsiTheme="minorHAnsi"/>
          <w:b/>
          <w:color w:val="000000" w:themeColor="text1"/>
          <w:lang w:val="en-US" w:eastAsia="en-GB"/>
        </w:rPr>
      </w:pPr>
      <w:r w:rsidRPr="00073818">
        <w:rPr>
          <w:rFonts w:asciiTheme="minorHAnsi" w:hAnsiTheme="minorHAnsi"/>
          <w:bCs/>
          <w:color w:val="000000" w:themeColor="text1"/>
          <w:lang w:val="en-US" w:eastAsia="en-GB"/>
        </w:rPr>
        <w:t xml:space="preserve">Electronic registration will be opened on </w:t>
      </w:r>
      <w:r w:rsidRPr="00073818">
        <w:rPr>
          <w:rFonts w:asciiTheme="minorHAnsi" w:hAnsiTheme="minorHAnsi"/>
          <w:b/>
          <w:color w:val="000000" w:themeColor="text1"/>
          <w:lang w:val="en-US" w:eastAsia="en-GB"/>
        </w:rPr>
        <w:t>July 21</w:t>
      </w:r>
      <w:r w:rsidRPr="00073818">
        <w:rPr>
          <w:rFonts w:asciiTheme="minorHAnsi" w:hAnsiTheme="minorHAnsi"/>
          <w:b/>
          <w:color w:val="000000" w:themeColor="text1"/>
          <w:vertAlign w:val="superscript"/>
          <w:lang w:val="en-US" w:eastAsia="en-GB"/>
        </w:rPr>
        <w:t>st</w:t>
      </w:r>
      <w:r w:rsidRPr="00073818">
        <w:rPr>
          <w:rFonts w:asciiTheme="minorHAnsi" w:hAnsiTheme="minorHAnsi"/>
          <w:b/>
          <w:color w:val="000000" w:themeColor="text1"/>
          <w:lang w:val="en-US" w:eastAsia="en-GB"/>
        </w:rPr>
        <w:t xml:space="preserve"> 2022; the procedure to register on line will be published in the second announcement.</w:t>
      </w:r>
    </w:p>
    <w:p w14:paraId="7FC5132E" w14:textId="77777777" w:rsidR="004B4AEB" w:rsidRPr="00073818" w:rsidRDefault="004B4AEB" w:rsidP="004B4AEB">
      <w:pPr>
        <w:pStyle w:val="Default"/>
        <w:jc w:val="both"/>
        <w:rPr>
          <w:rFonts w:asciiTheme="minorHAnsi" w:hAnsiTheme="minorHAnsi"/>
          <w:lang w:val="en-US"/>
        </w:rPr>
      </w:pPr>
      <w:r w:rsidRPr="00073818">
        <w:rPr>
          <w:rFonts w:asciiTheme="minorHAnsi" w:hAnsiTheme="minorHAnsi"/>
          <w:b/>
          <w:color w:val="000000" w:themeColor="text1"/>
          <w:lang w:val="en-US" w:eastAsia="en-GB"/>
        </w:rPr>
        <w:t>The deadline for registration: December 21</w:t>
      </w:r>
      <w:r w:rsidRPr="00073818">
        <w:rPr>
          <w:rFonts w:asciiTheme="minorHAnsi" w:hAnsiTheme="minorHAnsi"/>
          <w:b/>
          <w:color w:val="000000" w:themeColor="text1"/>
          <w:vertAlign w:val="superscript"/>
          <w:lang w:val="en-US" w:eastAsia="en-GB"/>
        </w:rPr>
        <w:t>st</w:t>
      </w:r>
      <w:r w:rsidRPr="00073818">
        <w:rPr>
          <w:rFonts w:asciiTheme="minorHAnsi" w:hAnsiTheme="minorHAnsi"/>
          <w:b/>
          <w:color w:val="000000" w:themeColor="text1"/>
          <w:lang w:val="en-US" w:eastAsia="en-GB"/>
        </w:rPr>
        <w:t>, 2022.</w:t>
      </w:r>
    </w:p>
    <w:p w14:paraId="467DC7DE" w14:textId="77777777" w:rsidR="004B4AEB" w:rsidRPr="00073818" w:rsidRDefault="004B4AEB" w:rsidP="004B4AEB">
      <w:pPr>
        <w:shd w:val="clear" w:color="auto" w:fill="FFFFFF"/>
        <w:spacing w:after="0" w:line="240" w:lineRule="auto"/>
        <w:jc w:val="both"/>
        <w:outlineLvl w:val="2"/>
        <w:rPr>
          <w:rFonts w:asciiTheme="minorHAnsi" w:eastAsia="Times New Roman" w:hAnsiTheme="minorHAnsi"/>
          <w:bCs/>
          <w:color w:val="000000" w:themeColor="text1"/>
          <w:sz w:val="24"/>
          <w:szCs w:val="24"/>
          <w:lang w:val="en-US" w:eastAsia="en-GB"/>
        </w:rPr>
      </w:pPr>
    </w:p>
    <w:p w14:paraId="626968BD" w14:textId="7DC263F9" w:rsidR="004B4AEB" w:rsidRPr="00073818" w:rsidRDefault="004B4AEB" w:rsidP="004B4AEB">
      <w:pPr>
        <w:shd w:val="clear" w:color="auto" w:fill="FFFFFF"/>
        <w:spacing w:after="0" w:line="240" w:lineRule="auto"/>
        <w:jc w:val="both"/>
        <w:outlineLvl w:val="2"/>
        <w:rPr>
          <w:rFonts w:asciiTheme="minorHAnsi" w:hAnsiTheme="minorHAnsi"/>
          <w:sz w:val="24"/>
          <w:szCs w:val="24"/>
          <w:lang w:val="en-US"/>
        </w:rPr>
      </w:pPr>
      <w:r w:rsidRPr="00073818">
        <w:rPr>
          <w:rFonts w:asciiTheme="minorHAnsi" w:hAnsiTheme="minorHAnsi"/>
          <w:sz w:val="24"/>
          <w:szCs w:val="24"/>
          <w:lang w:val="en-US"/>
        </w:rPr>
        <w:t xml:space="preserve">The Forum participation fee </w:t>
      </w:r>
      <w:r w:rsidRPr="00073818">
        <w:rPr>
          <w:rFonts w:asciiTheme="minorHAnsi" w:hAnsiTheme="minorHAnsi"/>
          <w:sz w:val="24"/>
          <w:szCs w:val="24"/>
          <w:highlight w:val="green"/>
          <w:lang w:val="en-US"/>
          <w:rPrChange w:id="56" w:author="John Vijgen" w:date="2022-04-07T18:55:00Z">
            <w:rPr>
              <w:rFonts w:asciiTheme="minorHAnsi" w:hAnsiTheme="minorHAnsi"/>
              <w:sz w:val="24"/>
              <w:szCs w:val="24"/>
              <w:lang w:val="en-US"/>
            </w:rPr>
          </w:rPrChange>
        </w:rPr>
        <w:t>is € 200</w:t>
      </w:r>
      <w:r w:rsidRPr="00073818">
        <w:rPr>
          <w:rFonts w:asciiTheme="minorHAnsi" w:hAnsiTheme="minorHAnsi"/>
          <w:sz w:val="24"/>
          <w:szCs w:val="24"/>
          <w:highlight w:val="green"/>
          <w:lang w:val="en-US"/>
        </w:rPr>
        <w:t>.</w:t>
      </w:r>
      <w:r w:rsidR="00F141DB" w:rsidRPr="00073818">
        <w:rPr>
          <w:rFonts w:asciiTheme="minorHAnsi" w:hAnsiTheme="minorHAnsi"/>
          <w:sz w:val="24"/>
          <w:szCs w:val="24"/>
          <w:highlight w:val="green"/>
          <w:lang w:val="en-US"/>
        </w:rPr>
        <w:t xml:space="preserve"> (I think we can increase to €300)</w:t>
      </w:r>
      <w:r w:rsidRPr="00073818">
        <w:rPr>
          <w:rFonts w:asciiTheme="minorHAnsi" w:hAnsiTheme="minorHAnsi"/>
          <w:sz w:val="24"/>
          <w:szCs w:val="24"/>
          <w:lang w:val="en-US"/>
        </w:rPr>
        <w:t xml:space="preserve"> The fee must be paid during the electronic registration. This covers participation in all presentations, coffee breaks, lunches, welcome reception, </w:t>
      </w:r>
      <w:r w:rsidRPr="00073818">
        <w:rPr>
          <w:rFonts w:asciiTheme="minorHAnsi" w:hAnsiTheme="minorHAnsi"/>
          <w:sz w:val="24"/>
          <w:szCs w:val="24"/>
          <w:highlight w:val="green"/>
          <w:lang w:val="en-US"/>
        </w:rPr>
        <w:t>dinner</w:t>
      </w:r>
      <w:r w:rsidR="00F141DB" w:rsidRPr="00073818">
        <w:rPr>
          <w:rFonts w:asciiTheme="minorHAnsi" w:hAnsiTheme="minorHAnsi"/>
          <w:sz w:val="24"/>
          <w:szCs w:val="24"/>
          <w:lang w:val="en-US"/>
        </w:rPr>
        <w:t>(</w:t>
      </w:r>
      <w:r w:rsidR="001F6197">
        <w:rPr>
          <w:rFonts w:asciiTheme="minorHAnsi" w:hAnsiTheme="minorHAnsi"/>
          <w:sz w:val="24"/>
          <w:szCs w:val="24"/>
          <w:lang w:val="en-US"/>
        </w:rPr>
        <w:t xml:space="preserve">or </w:t>
      </w:r>
      <w:r w:rsidR="00F141DB" w:rsidRPr="00073818">
        <w:rPr>
          <w:rFonts w:asciiTheme="minorHAnsi" w:hAnsiTheme="minorHAnsi"/>
          <w:sz w:val="24"/>
          <w:szCs w:val="24"/>
          <w:lang w:val="en-US"/>
        </w:rPr>
        <w:t>2</w:t>
      </w:r>
      <w:r w:rsidR="001F6197">
        <w:rPr>
          <w:rFonts w:asciiTheme="minorHAnsi" w:hAnsiTheme="minorHAnsi"/>
          <w:sz w:val="24"/>
          <w:szCs w:val="24"/>
          <w:lang w:val="en-US"/>
        </w:rPr>
        <w:t xml:space="preserve"> dinners?</w:t>
      </w:r>
      <w:r w:rsidR="00F141DB" w:rsidRPr="00073818">
        <w:rPr>
          <w:rFonts w:asciiTheme="minorHAnsi" w:hAnsiTheme="minorHAnsi"/>
          <w:sz w:val="24"/>
          <w:szCs w:val="24"/>
          <w:lang w:val="en-US"/>
        </w:rPr>
        <w:t>)</w:t>
      </w:r>
      <w:r w:rsidRPr="00073818">
        <w:rPr>
          <w:rFonts w:asciiTheme="minorHAnsi" w:hAnsiTheme="minorHAnsi"/>
          <w:sz w:val="24"/>
          <w:szCs w:val="24"/>
          <w:lang w:val="en-US"/>
        </w:rPr>
        <w:t xml:space="preserve"> and</w:t>
      </w:r>
      <w:r w:rsidRPr="00073818">
        <w:rPr>
          <w:rFonts w:asciiTheme="minorHAnsi" w:hAnsiTheme="minorHAnsi"/>
          <w:i/>
          <w:iCs/>
          <w:sz w:val="24"/>
          <w:szCs w:val="24"/>
          <w:lang w:val="en-US"/>
        </w:rPr>
        <w:t xml:space="preserve"> </w:t>
      </w:r>
      <w:r w:rsidRPr="00073818">
        <w:rPr>
          <w:rFonts w:asciiTheme="minorHAnsi" w:hAnsiTheme="minorHAnsi"/>
          <w:sz w:val="24"/>
          <w:szCs w:val="24"/>
          <w:lang w:val="en-US"/>
        </w:rPr>
        <w:t>field trip. The fee it will include the later delivery of the electronic version of the “Forum Book”, as well as, a “14</w:t>
      </w:r>
      <w:r w:rsidRPr="00073818">
        <w:rPr>
          <w:rFonts w:asciiTheme="minorHAnsi" w:hAnsiTheme="minorHAnsi"/>
          <w:sz w:val="24"/>
          <w:szCs w:val="24"/>
          <w:vertAlign w:val="superscript"/>
          <w:lang w:val="en-US"/>
        </w:rPr>
        <w:t>th</w:t>
      </w:r>
      <w:r w:rsidRPr="00073818">
        <w:rPr>
          <w:rFonts w:asciiTheme="minorHAnsi" w:hAnsiTheme="minorHAnsi"/>
          <w:sz w:val="24"/>
          <w:szCs w:val="24"/>
          <w:lang w:val="en-US"/>
        </w:rPr>
        <w:t xml:space="preserve"> Forum Bag” which includes some gifts.</w:t>
      </w:r>
      <w:r w:rsidR="00C57728" w:rsidRPr="00073818">
        <w:rPr>
          <w:rFonts w:asciiTheme="minorHAnsi" w:hAnsiTheme="minorHAnsi"/>
          <w:sz w:val="24"/>
          <w:szCs w:val="24"/>
          <w:lang w:val="en-US"/>
        </w:rPr>
        <w:t xml:space="preserve"> </w:t>
      </w:r>
      <w:r w:rsidR="00C57728" w:rsidRPr="00073818">
        <w:rPr>
          <w:rFonts w:asciiTheme="minorHAnsi" w:hAnsiTheme="minorHAnsi"/>
          <w:sz w:val="24"/>
          <w:szCs w:val="24"/>
          <w:highlight w:val="yellow"/>
          <w:lang w:val="en-US"/>
        </w:rPr>
        <w:t xml:space="preserve">The electronic abstract book can be downloaded during the Forum!! (Alicia/Elena </w:t>
      </w:r>
      <w:r w:rsidR="001F6197">
        <w:rPr>
          <w:rFonts w:asciiTheme="minorHAnsi" w:hAnsiTheme="minorHAnsi"/>
          <w:sz w:val="24"/>
          <w:szCs w:val="24"/>
          <w:highlight w:val="yellow"/>
          <w:lang w:val="en-US"/>
        </w:rPr>
        <w:t xml:space="preserve">do you </w:t>
      </w:r>
      <w:r w:rsidR="00C57728" w:rsidRPr="00073818">
        <w:rPr>
          <w:rFonts w:asciiTheme="minorHAnsi" w:hAnsiTheme="minorHAnsi"/>
          <w:sz w:val="24"/>
          <w:szCs w:val="24"/>
          <w:highlight w:val="yellow"/>
          <w:lang w:val="en-US"/>
        </w:rPr>
        <w:t>agree??</w:t>
      </w:r>
      <w:r w:rsidR="001F6197">
        <w:rPr>
          <w:rFonts w:asciiTheme="minorHAnsi" w:hAnsiTheme="minorHAnsi"/>
          <w:sz w:val="24"/>
          <w:szCs w:val="24"/>
          <w:highlight w:val="yellow"/>
          <w:lang w:val="en-US"/>
        </w:rPr>
        <w:t xml:space="preserve"> </w:t>
      </w:r>
      <w:r w:rsidR="00F66990" w:rsidRPr="00073818">
        <w:rPr>
          <w:rFonts w:asciiTheme="minorHAnsi" w:hAnsiTheme="minorHAnsi"/>
          <w:sz w:val="24"/>
          <w:szCs w:val="24"/>
          <w:highlight w:val="yellow"/>
          <w:lang w:val="en-US"/>
        </w:rPr>
        <w:sym w:font="Wingdings" w:char="F0E0"/>
      </w:r>
      <w:r w:rsidR="001F6197">
        <w:rPr>
          <w:rFonts w:asciiTheme="minorHAnsi" w:hAnsiTheme="minorHAnsi"/>
          <w:sz w:val="24"/>
          <w:szCs w:val="24"/>
          <w:highlight w:val="yellow"/>
          <w:lang w:val="en-US"/>
        </w:rPr>
        <w:t xml:space="preserve"> </w:t>
      </w:r>
      <w:r w:rsidR="00F66990" w:rsidRPr="00073818">
        <w:rPr>
          <w:rFonts w:asciiTheme="minorHAnsi" w:hAnsiTheme="minorHAnsi"/>
          <w:sz w:val="24"/>
          <w:szCs w:val="24"/>
          <w:highlight w:val="yellow"/>
          <w:lang w:val="en-US"/>
        </w:rPr>
        <w:t>Alicia/Elena-please check if you agree on this (</w:t>
      </w:r>
      <w:r w:rsidR="00C57728" w:rsidRPr="00073818">
        <w:rPr>
          <w:rFonts w:asciiTheme="minorHAnsi" w:hAnsiTheme="minorHAnsi"/>
          <w:sz w:val="24"/>
          <w:szCs w:val="24"/>
          <w:highlight w:val="yellow"/>
          <w:lang w:val="en-US"/>
        </w:rPr>
        <w:t>also Forum bag etc</w:t>
      </w:r>
      <w:r w:rsidR="001F6197">
        <w:rPr>
          <w:rFonts w:asciiTheme="minorHAnsi" w:hAnsiTheme="minorHAnsi"/>
          <w:sz w:val="24"/>
          <w:szCs w:val="24"/>
          <w:highlight w:val="yellow"/>
          <w:lang w:val="en-US"/>
        </w:rPr>
        <w:t>.</w:t>
      </w:r>
      <w:r w:rsidR="00C57728" w:rsidRPr="00073818">
        <w:rPr>
          <w:rFonts w:asciiTheme="minorHAnsi" w:hAnsiTheme="minorHAnsi"/>
          <w:sz w:val="24"/>
          <w:szCs w:val="24"/>
          <w:highlight w:val="yellow"/>
          <w:lang w:val="en-US"/>
        </w:rPr>
        <w:t xml:space="preserve"> costs!!!)</w:t>
      </w:r>
    </w:p>
    <w:p w14:paraId="49371D73" w14:textId="627199F8" w:rsidR="00C57728" w:rsidRPr="00073818" w:rsidRDefault="00C57728" w:rsidP="004B4AEB">
      <w:pPr>
        <w:shd w:val="clear" w:color="auto" w:fill="FFFFFF"/>
        <w:spacing w:after="0" w:line="240" w:lineRule="auto"/>
        <w:jc w:val="both"/>
        <w:outlineLvl w:val="2"/>
        <w:rPr>
          <w:rFonts w:asciiTheme="minorHAnsi" w:hAnsiTheme="minorHAnsi"/>
          <w:sz w:val="24"/>
          <w:szCs w:val="24"/>
          <w:lang w:val="en-US"/>
        </w:rPr>
      </w:pPr>
    </w:p>
    <w:p w14:paraId="3B2CAD17" w14:textId="0B53768C" w:rsidR="00C57728" w:rsidRPr="00073818" w:rsidRDefault="00C57728" w:rsidP="004B4AEB">
      <w:pPr>
        <w:shd w:val="clear" w:color="auto" w:fill="FFFFFF"/>
        <w:spacing w:after="0" w:line="240" w:lineRule="auto"/>
        <w:jc w:val="both"/>
        <w:outlineLvl w:val="2"/>
        <w:rPr>
          <w:rFonts w:asciiTheme="minorHAnsi" w:hAnsiTheme="minorHAnsi"/>
          <w:sz w:val="24"/>
          <w:szCs w:val="24"/>
          <w:lang w:val="en-US"/>
        </w:rPr>
      </w:pPr>
      <w:r w:rsidRPr="00073818">
        <w:rPr>
          <w:rFonts w:asciiTheme="minorHAnsi" w:hAnsiTheme="minorHAnsi"/>
          <w:sz w:val="24"/>
          <w:szCs w:val="24"/>
          <w:highlight w:val="yellow"/>
          <w:lang w:val="en-US"/>
        </w:rPr>
        <w:t xml:space="preserve">Forum participation online is possible for all other participants that are unable to travel. The on line fee </w:t>
      </w:r>
      <w:r w:rsidRPr="00073818">
        <w:rPr>
          <w:rFonts w:asciiTheme="minorHAnsi" w:hAnsiTheme="minorHAnsi"/>
          <w:sz w:val="24"/>
          <w:szCs w:val="24"/>
          <w:highlight w:val="green"/>
          <w:lang w:val="en-US"/>
        </w:rPr>
        <w:t>is €100 (proposal-Agree??</w:t>
      </w:r>
    </w:p>
    <w:p w14:paraId="5E0F581D" w14:textId="0DB436D1" w:rsidR="00C57728" w:rsidRPr="00073818" w:rsidRDefault="00C57728" w:rsidP="004B4AEB">
      <w:pPr>
        <w:shd w:val="clear" w:color="auto" w:fill="FFFFFF"/>
        <w:spacing w:after="0" w:line="240" w:lineRule="auto"/>
        <w:jc w:val="both"/>
        <w:outlineLvl w:val="2"/>
        <w:rPr>
          <w:rFonts w:asciiTheme="minorHAnsi" w:hAnsiTheme="minorHAnsi"/>
          <w:sz w:val="24"/>
          <w:szCs w:val="24"/>
          <w:lang w:val="en-US"/>
        </w:rPr>
      </w:pPr>
    </w:p>
    <w:p w14:paraId="0464DEAF" w14:textId="3C50A2A7" w:rsidR="00C57728" w:rsidRPr="00073818" w:rsidRDefault="005D0F76" w:rsidP="004B4AEB">
      <w:pPr>
        <w:shd w:val="clear" w:color="auto" w:fill="FFFFFF"/>
        <w:spacing w:after="0" w:line="240" w:lineRule="auto"/>
        <w:jc w:val="both"/>
        <w:outlineLvl w:val="2"/>
        <w:rPr>
          <w:rFonts w:asciiTheme="minorHAnsi" w:hAnsiTheme="minorHAnsi"/>
          <w:sz w:val="24"/>
          <w:szCs w:val="24"/>
          <w:lang w:val="en-US"/>
        </w:rPr>
      </w:pPr>
      <w:r w:rsidRPr="00073818">
        <w:rPr>
          <w:rFonts w:asciiTheme="minorHAnsi" w:hAnsiTheme="minorHAnsi"/>
          <w:sz w:val="24"/>
          <w:szCs w:val="24"/>
          <w:lang w:val="en-US"/>
        </w:rPr>
        <w:t xml:space="preserve">Sponsors that are interesting of supporting the Forum </w:t>
      </w:r>
      <w:r w:rsidR="001F6197" w:rsidRPr="001F6197">
        <w:rPr>
          <w:rFonts w:asciiTheme="minorHAnsi" w:hAnsiTheme="minorHAnsi"/>
          <w:sz w:val="24"/>
          <w:szCs w:val="24"/>
          <w:highlight w:val="red"/>
          <w:lang w:val="en-US"/>
        </w:rPr>
        <w:t xml:space="preserve">(John, is there should be </w:t>
      </w:r>
      <w:r w:rsidR="001F6197">
        <w:rPr>
          <w:rFonts w:asciiTheme="minorHAnsi" w:hAnsiTheme="minorHAnsi"/>
          <w:sz w:val="24"/>
          <w:szCs w:val="24"/>
          <w:highlight w:val="red"/>
          <w:lang w:val="en-US"/>
        </w:rPr>
        <w:t>a</w:t>
      </w:r>
      <w:r w:rsidR="001F6197" w:rsidRPr="001F6197">
        <w:rPr>
          <w:rFonts w:asciiTheme="minorHAnsi" w:hAnsiTheme="minorHAnsi"/>
          <w:sz w:val="24"/>
          <w:szCs w:val="24"/>
          <w:highlight w:val="red"/>
          <w:lang w:val="en-US"/>
        </w:rPr>
        <w:t xml:space="preserve"> list of them or our fee policy for them? This sentence looks unfinished)</w:t>
      </w:r>
    </w:p>
    <w:p w14:paraId="4B9055DF" w14:textId="77777777" w:rsidR="00C57728" w:rsidRPr="00073818" w:rsidRDefault="00C57728" w:rsidP="004B4AEB">
      <w:pPr>
        <w:shd w:val="clear" w:color="auto" w:fill="FFFFFF"/>
        <w:spacing w:after="0" w:line="240" w:lineRule="auto"/>
        <w:jc w:val="both"/>
        <w:outlineLvl w:val="2"/>
        <w:rPr>
          <w:rFonts w:asciiTheme="minorHAnsi" w:hAnsiTheme="minorHAnsi"/>
          <w:sz w:val="24"/>
          <w:szCs w:val="24"/>
          <w:lang w:val="en-US"/>
        </w:rPr>
      </w:pPr>
    </w:p>
    <w:p w14:paraId="00E3F361" w14:textId="3A09758B" w:rsidR="004B4AEB" w:rsidRDefault="004B4AEB" w:rsidP="004B4AEB">
      <w:pPr>
        <w:shd w:val="clear" w:color="auto" w:fill="FFFFFF"/>
        <w:spacing w:after="0" w:line="240" w:lineRule="auto"/>
        <w:jc w:val="both"/>
        <w:outlineLvl w:val="2"/>
        <w:rPr>
          <w:rFonts w:asciiTheme="minorHAnsi" w:eastAsia="Times New Roman" w:hAnsiTheme="minorHAnsi"/>
          <w:b/>
          <w:bCs/>
          <w:color w:val="000000" w:themeColor="text1"/>
          <w:sz w:val="24"/>
          <w:szCs w:val="24"/>
          <w:lang w:val="en-US" w:eastAsia="en-GB"/>
        </w:rPr>
      </w:pPr>
      <w:r w:rsidRPr="00073818">
        <w:rPr>
          <w:rFonts w:asciiTheme="minorHAnsi" w:eastAsia="Times New Roman" w:hAnsiTheme="minorHAnsi"/>
          <w:b/>
          <w:bCs/>
          <w:color w:val="000000" w:themeColor="text1"/>
          <w:sz w:val="24"/>
          <w:szCs w:val="24"/>
          <w:lang w:val="en-US" w:eastAsia="en-GB"/>
        </w:rPr>
        <w:t>Please remind: Participants that have only registered and not paid will be deleted from the registration!</w:t>
      </w:r>
    </w:p>
    <w:p w14:paraId="5A14277D" w14:textId="77777777" w:rsidR="001F6197" w:rsidRPr="00073818" w:rsidRDefault="001F6197" w:rsidP="004B4AEB">
      <w:pPr>
        <w:shd w:val="clear" w:color="auto" w:fill="FFFFFF"/>
        <w:spacing w:after="0" w:line="240" w:lineRule="auto"/>
        <w:jc w:val="both"/>
        <w:outlineLvl w:val="2"/>
        <w:rPr>
          <w:rFonts w:asciiTheme="minorHAnsi" w:eastAsia="Times New Roman" w:hAnsiTheme="minorHAnsi"/>
          <w:b/>
          <w:bCs/>
          <w:color w:val="000000" w:themeColor="text1"/>
          <w:sz w:val="24"/>
          <w:szCs w:val="24"/>
          <w:lang w:val="en-US" w:eastAsia="en-GB"/>
        </w:rPr>
      </w:pPr>
    </w:p>
    <w:p w14:paraId="001998E1" w14:textId="77777777" w:rsidR="004B4AEB" w:rsidRPr="00073818" w:rsidRDefault="004B4AEB" w:rsidP="004B4AEB">
      <w:pPr>
        <w:shd w:val="clear" w:color="auto" w:fill="FFFFFF"/>
        <w:spacing w:after="0" w:line="240" w:lineRule="auto"/>
        <w:jc w:val="both"/>
        <w:outlineLvl w:val="2"/>
        <w:rPr>
          <w:rFonts w:asciiTheme="minorHAnsi" w:eastAsia="Times New Roman" w:hAnsiTheme="minorHAnsi"/>
          <w:b/>
          <w:bCs/>
          <w:color w:val="000000" w:themeColor="text1"/>
          <w:sz w:val="24"/>
          <w:szCs w:val="24"/>
          <w:lang w:val="en-US" w:eastAsia="en-GB"/>
        </w:rPr>
      </w:pPr>
    </w:p>
    <w:p w14:paraId="710AAD2D" w14:textId="3D92800D" w:rsidR="004B4AEB" w:rsidRDefault="004B4AEB" w:rsidP="001C73B4">
      <w:pPr>
        <w:shd w:val="clear" w:color="auto" w:fill="FFFFFF"/>
        <w:spacing w:after="0" w:line="240" w:lineRule="auto"/>
        <w:jc w:val="both"/>
        <w:outlineLvl w:val="2"/>
        <w:rPr>
          <w:rFonts w:ascii="Verdana" w:eastAsia="Times New Roman" w:hAnsi="Verdana"/>
          <w:b/>
          <w:bCs/>
          <w:color w:val="657A3C"/>
          <w:sz w:val="24"/>
          <w:szCs w:val="24"/>
          <w:lang w:val="en-US" w:eastAsia="en-GB"/>
        </w:rPr>
      </w:pPr>
      <w:r w:rsidRPr="001C73B4">
        <w:rPr>
          <w:rFonts w:ascii="Verdana" w:eastAsia="Times New Roman" w:hAnsi="Verdana"/>
          <w:b/>
          <w:bCs/>
          <w:color w:val="657A3C"/>
          <w:sz w:val="24"/>
          <w:szCs w:val="24"/>
          <w:lang w:val="en-US" w:eastAsia="en-GB"/>
        </w:rPr>
        <w:t>Visa requirements</w:t>
      </w:r>
    </w:p>
    <w:p w14:paraId="531E3583" w14:textId="77777777" w:rsidR="001C73B4" w:rsidRPr="001C73B4" w:rsidRDefault="001C73B4" w:rsidP="001C73B4">
      <w:pPr>
        <w:shd w:val="clear" w:color="auto" w:fill="FFFFFF"/>
        <w:spacing w:after="0" w:line="240" w:lineRule="auto"/>
        <w:jc w:val="both"/>
        <w:outlineLvl w:val="2"/>
        <w:rPr>
          <w:rFonts w:ascii="Verdana" w:eastAsia="Times New Roman" w:hAnsi="Verdana"/>
          <w:b/>
          <w:bCs/>
          <w:color w:val="657A3C"/>
          <w:sz w:val="24"/>
          <w:szCs w:val="24"/>
          <w:lang w:val="en-US" w:eastAsia="en-GB"/>
        </w:rPr>
      </w:pPr>
    </w:p>
    <w:p w14:paraId="41A29574" w14:textId="5C7004B6" w:rsidR="004B4AEB" w:rsidRPr="004B2CE1" w:rsidRDefault="004B4AEB" w:rsidP="004B4AEB">
      <w:pPr>
        <w:pStyle w:val="Default"/>
        <w:jc w:val="both"/>
        <w:rPr>
          <w:rFonts w:asciiTheme="minorHAnsi" w:hAnsiTheme="minorHAnsi"/>
          <w:color w:val="000000" w:themeColor="text1"/>
          <w:lang w:val="en-US" w:eastAsia="en-GB"/>
        </w:rPr>
      </w:pPr>
      <w:r w:rsidRPr="004B2CE1">
        <w:rPr>
          <w:rFonts w:asciiTheme="minorHAnsi" w:hAnsiTheme="minorHAnsi"/>
          <w:color w:val="000000" w:themeColor="text1"/>
          <w:lang w:val="en-US" w:eastAsia="en-GB"/>
        </w:rPr>
        <w:t xml:space="preserve">Please note that all </w:t>
      </w:r>
      <w:r w:rsidR="001F6197" w:rsidRPr="004B2CE1">
        <w:rPr>
          <w:rFonts w:asciiTheme="minorHAnsi" w:hAnsiTheme="minorHAnsi"/>
          <w:color w:val="000000" w:themeColor="text1"/>
          <w:lang w:val="en-US" w:eastAsia="en-GB"/>
        </w:rPr>
        <w:t>travelers</w:t>
      </w:r>
      <w:r w:rsidRPr="004B2CE1">
        <w:rPr>
          <w:rFonts w:asciiTheme="minorHAnsi" w:hAnsiTheme="minorHAnsi"/>
          <w:color w:val="000000" w:themeColor="text1"/>
          <w:lang w:val="en-US" w:eastAsia="en-GB"/>
        </w:rPr>
        <w:t xml:space="preserve"> to Spain with foreign passports </w:t>
      </w:r>
      <w:r w:rsidRPr="004B2CE1">
        <w:rPr>
          <w:rFonts w:asciiTheme="minorHAnsi" w:hAnsiTheme="minorHAnsi"/>
          <w:b/>
          <w:color w:val="000000" w:themeColor="text1"/>
          <w:lang w:val="en-US" w:eastAsia="en-GB"/>
        </w:rPr>
        <w:t xml:space="preserve">must apply for a visa at Spanish Embassy or Consulate </w:t>
      </w:r>
      <w:r w:rsidRPr="004B2CE1">
        <w:rPr>
          <w:rFonts w:asciiTheme="minorHAnsi" w:hAnsiTheme="minorHAnsi"/>
          <w:color w:val="000000" w:themeColor="text1"/>
          <w:lang w:val="en-US" w:eastAsia="en-GB"/>
        </w:rPr>
        <w:t>in their home country or the closest diplomatic representation of Spain, prior to making travel arrangements.</w:t>
      </w:r>
    </w:p>
    <w:p w14:paraId="154C5F3B" w14:textId="77777777" w:rsidR="004B4AEB" w:rsidRPr="004B2CE1" w:rsidRDefault="004B4AEB" w:rsidP="004B4AEB">
      <w:pPr>
        <w:pStyle w:val="Default"/>
        <w:jc w:val="both"/>
        <w:rPr>
          <w:rFonts w:asciiTheme="minorHAnsi" w:hAnsiTheme="minorHAnsi"/>
          <w:color w:val="000000" w:themeColor="text1"/>
          <w:lang w:val="en-US" w:eastAsia="en-GB"/>
        </w:rPr>
      </w:pPr>
      <w:r w:rsidRPr="004B2CE1">
        <w:rPr>
          <w:rFonts w:asciiTheme="minorHAnsi" w:hAnsiTheme="minorHAnsi"/>
          <w:color w:val="000000" w:themeColor="text1"/>
          <w:lang w:val="en-US" w:eastAsia="en-GB"/>
        </w:rPr>
        <w:t xml:space="preserve">Please contact nearest Embassy or Consulate of Spain to check your visa requirements, the average time for obtaining a visa can be from two to four months from the date of the application. </w:t>
      </w:r>
    </w:p>
    <w:p w14:paraId="2DEE16FA" w14:textId="77777777" w:rsidR="004B4AEB" w:rsidRPr="004B2CE1" w:rsidRDefault="004B4AEB" w:rsidP="004B4AEB">
      <w:pPr>
        <w:shd w:val="clear" w:color="auto" w:fill="FFFFFF"/>
        <w:spacing w:after="0" w:line="240" w:lineRule="auto"/>
        <w:jc w:val="both"/>
        <w:outlineLvl w:val="2"/>
        <w:rPr>
          <w:rFonts w:asciiTheme="minorHAnsi" w:eastAsia="Times New Roman" w:hAnsiTheme="minorHAnsi"/>
          <w:bCs/>
          <w:color w:val="000000" w:themeColor="text1"/>
          <w:sz w:val="24"/>
          <w:szCs w:val="24"/>
          <w:lang w:val="en-US" w:eastAsia="en-GB"/>
        </w:rPr>
      </w:pPr>
    </w:p>
    <w:p w14:paraId="33218A96" w14:textId="2F1E163D" w:rsidR="004B4AEB" w:rsidRPr="004B2CE1" w:rsidRDefault="004B4AEB" w:rsidP="005D0F76">
      <w:pPr>
        <w:pStyle w:val="Default"/>
        <w:jc w:val="both"/>
        <w:rPr>
          <w:rFonts w:asciiTheme="minorHAnsi" w:hAnsiTheme="minorHAnsi"/>
          <w:color w:val="000000" w:themeColor="text1"/>
          <w:lang w:val="en-US" w:eastAsia="en-GB"/>
        </w:rPr>
      </w:pPr>
      <w:r w:rsidRPr="004B2CE1">
        <w:rPr>
          <w:rFonts w:asciiTheme="minorHAnsi" w:hAnsiTheme="minorHAnsi"/>
          <w:bCs/>
          <w:color w:val="000000" w:themeColor="text1"/>
          <w:lang w:val="en-US" w:eastAsia="en-GB"/>
        </w:rPr>
        <w:t>After the registration fee has been received, each participant may request an invitation letter</w:t>
      </w:r>
      <w:bookmarkStart w:id="57" w:name="_GoBack"/>
      <w:bookmarkEnd w:id="57"/>
      <w:r w:rsidRPr="004B2CE1">
        <w:rPr>
          <w:rFonts w:asciiTheme="minorHAnsi" w:hAnsiTheme="minorHAnsi"/>
          <w:bCs/>
          <w:color w:val="000000" w:themeColor="text1"/>
          <w:lang w:val="en-US" w:eastAsia="en-GB"/>
        </w:rPr>
        <w:t xml:space="preserve"> for visa issuance. For this purpose, the Spanish Consulate in your home country may need a </w:t>
      </w:r>
      <w:r w:rsidRPr="004B2CE1">
        <w:rPr>
          <w:rFonts w:asciiTheme="minorHAnsi" w:hAnsiTheme="minorHAnsi"/>
          <w:color w:val="000000" w:themeColor="text1"/>
          <w:lang w:val="en-US" w:eastAsia="en-GB"/>
        </w:rPr>
        <w:t>collection of documents which can take a while.</w:t>
      </w:r>
      <w:r w:rsidR="005D0F76" w:rsidRPr="004B2CE1">
        <w:rPr>
          <w:lang w:val="en-US"/>
        </w:rPr>
        <w:t xml:space="preserve"> </w:t>
      </w:r>
      <w:r w:rsidR="005D0F76" w:rsidRPr="004B2CE1">
        <w:rPr>
          <w:rFonts w:asciiTheme="minorHAnsi" w:hAnsiTheme="minorHAnsi"/>
          <w:color w:val="000000" w:themeColor="text1"/>
          <w:highlight w:val="yellow"/>
          <w:lang w:val="en-US" w:eastAsia="en-GB"/>
        </w:rPr>
        <w:t>Alicia and Susan</w:t>
      </w:r>
      <w:r w:rsidR="00F141DB" w:rsidRPr="004B2CE1">
        <w:rPr>
          <w:rFonts w:asciiTheme="minorHAnsi" w:hAnsiTheme="minorHAnsi"/>
          <w:color w:val="000000" w:themeColor="text1"/>
          <w:highlight w:val="yellow"/>
          <w:lang w:val="en-US" w:eastAsia="en-GB"/>
        </w:rPr>
        <w:t>a</w:t>
      </w:r>
      <w:r w:rsidR="005D0F76" w:rsidRPr="004B2CE1">
        <w:rPr>
          <w:rFonts w:asciiTheme="minorHAnsi" w:hAnsiTheme="minorHAnsi"/>
          <w:color w:val="000000" w:themeColor="text1"/>
          <w:highlight w:val="yellow"/>
          <w:lang w:val="en-US" w:eastAsia="en-GB"/>
        </w:rPr>
        <w:t>, please check up with embassies if same visa rules apply now !!!! Very important</w:t>
      </w:r>
    </w:p>
    <w:p w14:paraId="28CE71B0" w14:textId="50719082" w:rsidR="004B4AEB" w:rsidRPr="004B2CE1" w:rsidRDefault="004B4AEB" w:rsidP="004B4AEB">
      <w:pPr>
        <w:pStyle w:val="Default"/>
        <w:jc w:val="both"/>
        <w:rPr>
          <w:rFonts w:asciiTheme="minorHAnsi" w:hAnsiTheme="minorHAnsi"/>
          <w:bCs/>
          <w:color w:val="000000" w:themeColor="text1"/>
          <w:lang w:val="en-US" w:eastAsia="en-GB"/>
        </w:rPr>
      </w:pPr>
      <w:r w:rsidRPr="004B2CE1">
        <w:rPr>
          <w:rFonts w:asciiTheme="minorHAnsi" w:hAnsiTheme="minorHAnsi"/>
          <w:bCs/>
          <w:color w:val="000000" w:themeColor="text1"/>
          <w:lang w:val="en-US" w:eastAsia="en-GB"/>
        </w:rPr>
        <w:t>More extended information will be published in the second announcement.</w:t>
      </w:r>
    </w:p>
    <w:p w14:paraId="2FC1B5A0" w14:textId="551CEBE2" w:rsidR="001F6197" w:rsidRDefault="001F6197">
      <w:pPr>
        <w:spacing w:after="0" w:line="240" w:lineRule="auto"/>
        <w:rPr>
          <w:rFonts w:asciiTheme="minorHAnsi" w:hAnsiTheme="minorHAnsi"/>
          <w:b/>
          <w:bCs/>
          <w:color w:val="000000" w:themeColor="text1"/>
          <w:lang w:val="en-US" w:eastAsia="en-GB"/>
        </w:rPr>
      </w:pPr>
      <w:r>
        <w:rPr>
          <w:rFonts w:asciiTheme="minorHAnsi" w:hAnsiTheme="minorHAnsi"/>
          <w:b/>
          <w:bCs/>
          <w:color w:val="000000" w:themeColor="text1"/>
          <w:lang w:val="en-US" w:eastAsia="en-GB"/>
        </w:rPr>
        <w:br w:type="page"/>
      </w:r>
    </w:p>
    <w:p w14:paraId="7386D4EE" w14:textId="77777777" w:rsidR="00B323DD" w:rsidRDefault="00B323DD" w:rsidP="00B323DD">
      <w:pPr>
        <w:spacing w:after="0" w:line="240" w:lineRule="auto"/>
        <w:jc w:val="both"/>
        <w:outlineLvl w:val="2"/>
        <w:rPr>
          <w:rFonts w:asciiTheme="minorHAnsi" w:eastAsia="Times New Roman" w:hAnsiTheme="minorHAnsi" w:cs="Arial"/>
          <w:bCs/>
          <w:color w:val="000000" w:themeColor="text1"/>
          <w:sz w:val="24"/>
          <w:szCs w:val="24"/>
          <w:lang w:val="en-US" w:eastAsia="en-GB"/>
        </w:rPr>
      </w:pPr>
    </w:p>
    <w:p w14:paraId="4D459814" w14:textId="2C290ADD" w:rsidR="00B323DD" w:rsidRPr="00B323DD" w:rsidRDefault="00B323DD" w:rsidP="001C73B4">
      <w:pPr>
        <w:shd w:val="clear" w:color="auto" w:fill="FFFFFF"/>
        <w:spacing w:after="0" w:line="240" w:lineRule="auto"/>
        <w:jc w:val="both"/>
        <w:outlineLvl w:val="2"/>
        <w:rPr>
          <w:rFonts w:ascii="Verdana" w:eastAsia="Times New Roman" w:hAnsi="Verdana"/>
          <w:b/>
          <w:bCs/>
          <w:color w:val="657A3C"/>
          <w:sz w:val="24"/>
          <w:szCs w:val="24"/>
          <w:lang w:val="en-US" w:eastAsia="en-GB"/>
        </w:rPr>
      </w:pPr>
      <w:r w:rsidRPr="00B323DD">
        <w:rPr>
          <w:rFonts w:ascii="Verdana" w:eastAsia="Times New Roman" w:hAnsi="Verdana"/>
          <w:b/>
          <w:bCs/>
          <w:color w:val="657A3C"/>
          <w:sz w:val="24"/>
          <w:szCs w:val="24"/>
          <w:lang w:val="en-US" w:eastAsia="en-GB"/>
        </w:rPr>
        <w:t>Accommodation</w:t>
      </w:r>
    </w:p>
    <w:p w14:paraId="01E822F1" w14:textId="77777777" w:rsidR="00B323DD" w:rsidRPr="00073818" w:rsidRDefault="00B323DD" w:rsidP="00B323DD">
      <w:pPr>
        <w:shd w:val="clear" w:color="auto" w:fill="FFFFFF"/>
        <w:spacing w:after="0" w:line="240" w:lineRule="auto"/>
        <w:jc w:val="both"/>
        <w:outlineLvl w:val="2"/>
        <w:rPr>
          <w:rFonts w:ascii="Verdana" w:eastAsia="Times New Roman" w:hAnsi="Verdana"/>
          <w:b/>
          <w:bCs/>
          <w:color w:val="909B7A"/>
          <w:sz w:val="24"/>
          <w:szCs w:val="24"/>
          <w:lang w:val="en-US" w:eastAsia="en-GB"/>
        </w:rPr>
      </w:pPr>
    </w:p>
    <w:p w14:paraId="41912BB3" w14:textId="77777777" w:rsidR="00B323DD" w:rsidRPr="00073818" w:rsidRDefault="00B323DD" w:rsidP="00B323DD">
      <w:pPr>
        <w:shd w:val="clear" w:color="auto" w:fill="FFFFFF"/>
        <w:spacing w:after="0" w:line="240" w:lineRule="auto"/>
        <w:jc w:val="both"/>
        <w:outlineLvl w:val="2"/>
        <w:rPr>
          <w:rFonts w:asciiTheme="minorHAnsi" w:eastAsia="Times New Roman" w:hAnsiTheme="minorHAnsi"/>
          <w:bCs/>
          <w:sz w:val="24"/>
          <w:szCs w:val="24"/>
          <w:lang w:val="en-US" w:eastAsia="en-GB"/>
        </w:rPr>
      </w:pPr>
      <w:r w:rsidRPr="00073818">
        <w:rPr>
          <w:rFonts w:asciiTheme="minorHAnsi" w:eastAsia="Times New Roman" w:hAnsiTheme="minorHAnsi"/>
          <w:bCs/>
          <w:sz w:val="24"/>
          <w:szCs w:val="24"/>
          <w:lang w:val="en-US" w:eastAsia="en-GB"/>
        </w:rPr>
        <w:t>The Organizers will help you to book a hotel room. More details will be provided in the Second Announcement.</w:t>
      </w:r>
    </w:p>
    <w:p w14:paraId="79465C0D" w14:textId="77777777" w:rsidR="00B323DD" w:rsidRPr="00073818" w:rsidRDefault="00B323DD" w:rsidP="00B323DD">
      <w:pPr>
        <w:spacing w:after="0" w:line="240" w:lineRule="auto"/>
        <w:jc w:val="both"/>
        <w:rPr>
          <w:sz w:val="24"/>
          <w:szCs w:val="24"/>
          <w:lang w:val="en-US"/>
        </w:rPr>
      </w:pPr>
      <w:r w:rsidRPr="00073818">
        <w:rPr>
          <w:sz w:val="24"/>
          <w:szCs w:val="24"/>
          <w:lang w:val="en-US"/>
        </w:rPr>
        <w:t>The Organizing Committee will provide the contacts of the different accommodation options, to facilitate the booking. A list of hotels of different prices will be included when available.</w:t>
      </w:r>
    </w:p>
    <w:p w14:paraId="30FF4D4F" w14:textId="77777777" w:rsidR="00B323DD" w:rsidRPr="00073818" w:rsidRDefault="00B323DD" w:rsidP="00B323DD">
      <w:pPr>
        <w:spacing w:after="0" w:line="240" w:lineRule="auto"/>
        <w:jc w:val="both"/>
        <w:outlineLvl w:val="2"/>
        <w:rPr>
          <w:rFonts w:asciiTheme="minorHAnsi" w:eastAsia="Times New Roman" w:hAnsiTheme="minorHAnsi" w:cs="Arial"/>
          <w:bCs/>
          <w:color w:val="000000" w:themeColor="text1"/>
          <w:sz w:val="24"/>
          <w:szCs w:val="24"/>
          <w:lang w:val="en-US" w:eastAsia="en-GB"/>
        </w:rPr>
      </w:pPr>
    </w:p>
    <w:p w14:paraId="7B351E0E" w14:textId="77777777" w:rsidR="001F6197" w:rsidRPr="00073818" w:rsidRDefault="001F6197" w:rsidP="004B4AEB">
      <w:pPr>
        <w:pStyle w:val="Default"/>
        <w:jc w:val="both"/>
        <w:rPr>
          <w:rFonts w:asciiTheme="minorHAnsi" w:hAnsiTheme="minorHAnsi"/>
          <w:b/>
          <w:bCs/>
          <w:color w:val="000000" w:themeColor="text1"/>
          <w:lang w:val="en-US" w:eastAsia="en-GB"/>
        </w:rPr>
      </w:pPr>
    </w:p>
    <w:p w14:paraId="12EC3492" w14:textId="77777777" w:rsidR="004B4AEB" w:rsidRPr="001C73B4" w:rsidRDefault="004B4AEB" w:rsidP="001C73B4">
      <w:pPr>
        <w:shd w:val="clear" w:color="auto" w:fill="FFFFFF"/>
        <w:spacing w:after="0" w:line="240" w:lineRule="auto"/>
        <w:jc w:val="both"/>
        <w:outlineLvl w:val="2"/>
        <w:rPr>
          <w:rFonts w:ascii="Verdana" w:eastAsia="Times New Roman" w:hAnsi="Verdana"/>
          <w:b/>
          <w:bCs/>
          <w:color w:val="657A3C"/>
          <w:sz w:val="24"/>
          <w:szCs w:val="24"/>
          <w:lang w:val="en-US" w:eastAsia="en-GB"/>
        </w:rPr>
      </w:pPr>
      <w:r w:rsidRPr="001C73B4">
        <w:rPr>
          <w:rFonts w:ascii="Verdana" w:eastAsia="Times New Roman" w:hAnsi="Verdana"/>
          <w:b/>
          <w:bCs/>
          <w:color w:val="657A3C"/>
          <w:sz w:val="24"/>
          <w:szCs w:val="24"/>
          <w:lang w:val="en-US" w:eastAsia="en-GB"/>
        </w:rPr>
        <w:t>Contacts</w:t>
      </w:r>
    </w:p>
    <w:p w14:paraId="0AA99165" w14:textId="77777777" w:rsidR="004B4AEB" w:rsidRPr="00073818" w:rsidRDefault="004B4AEB" w:rsidP="004B4AEB">
      <w:pPr>
        <w:shd w:val="clear" w:color="auto" w:fill="FFFFFF"/>
        <w:spacing w:after="0" w:line="240" w:lineRule="auto"/>
        <w:jc w:val="both"/>
        <w:outlineLvl w:val="2"/>
        <w:rPr>
          <w:rFonts w:asciiTheme="minorHAnsi" w:eastAsia="Times New Roman" w:hAnsiTheme="minorHAnsi"/>
          <w:bCs/>
          <w:color w:val="000000" w:themeColor="text1"/>
          <w:sz w:val="24"/>
          <w:szCs w:val="24"/>
          <w:lang w:val="en-US" w:eastAsia="en-GB"/>
        </w:rPr>
      </w:pPr>
    </w:p>
    <w:p w14:paraId="263B86B1" w14:textId="3D085CE0" w:rsidR="004B4AEB" w:rsidRPr="00073818" w:rsidRDefault="004B4AEB" w:rsidP="004B4AEB">
      <w:pPr>
        <w:shd w:val="clear" w:color="auto" w:fill="FFFFFF"/>
        <w:spacing w:after="0" w:line="240" w:lineRule="auto"/>
        <w:jc w:val="both"/>
        <w:outlineLvl w:val="2"/>
        <w:rPr>
          <w:rFonts w:asciiTheme="minorHAnsi" w:eastAsia="Times New Roman" w:hAnsiTheme="minorHAnsi"/>
          <w:b/>
          <w:bCs/>
          <w:color w:val="000000" w:themeColor="text1"/>
          <w:sz w:val="24"/>
          <w:szCs w:val="24"/>
          <w:lang w:val="en-US" w:eastAsia="en-GB"/>
        </w:rPr>
      </w:pPr>
      <w:r w:rsidRPr="00073818">
        <w:rPr>
          <w:rFonts w:asciiTheme="minorHAnsi" w:eastAsia="Times New Roman" w:hAnsiTheme="minorHAnsi"/>
          <w:bCs/>
          <w:color w:val="000000" w:themeColor="text1"/>
          <w:sz w:val="24"/>
          <w:szCs w:val="24"/>
          <w:lang w:val="en-US" w:eastAsia="en-GB"/>
        </w:rPr>
        <w:t>If you have any questions concerning the 14</w:t>
      </w:r>
      <w:r w:rsidRPr="00073818">
        <w:rPr>
          <w:rFonts w:asciiTheme="minorHAnsi" w:eastAsia="Times New Roman" w:hAnsiTheme="minorHAnsi"/>
          <w:bCs/>
          <w:color w:val="000000" w:themeColor="text1"/>
          <w:sz w:val="24"/>
          <w:szCs w:val="24"/>
          <w:vertAlign w:val="superscript"/>
          <w:lang w:val="en-US" w:eastAsia="en-GB"/>
        </w:rPr>
        <w:t>th</w:t>
      </w:r>
      <w:r w:rsidRPr="00073818">
        <w:rPr>
          <w:rFonts w:asciiTheme="minorHAnsi" w:eastAsia="Times New Roman" w:hAnsiTheme="minorHAnsi"/>
          <w:bCs/>
          <w:color w:val="000000" w:themeColor="text1"/>
          <w:sz w:val="24"/>
          <w:szCs w:val="24"/>
          <w:lang w:val="en-US" w:eastAsia="en-GB"/>
        </w:rPr>
        <w:t xml:space="preserve"> Forum please contact the </w:t>
      </w:r>
      <w:r w:rsidRPr="00073818">
        <w:rPr>
          <w:rFonts w:asciiTheme="minorHAnsi" w:eastAsia="Times New Roman" w:hAnsiTheme="minorHAnsi"/>
          <w:b/>
          <w:bCs/>
          <w:color w:val="000000" w:themeColor="text1"/>
          <w:sz w:val="24"/>
          <w:szCs w:val="24"/>
          <w:highlight w:val="yellow"/>
          <w:lang w:val="en-US" w:eastAsia="en-GB"/>
        </w:rPr>
        <w:t>Forum Secretariat in Zaragoza,   Spain</w:t>
      </w:r>
    </w:p>
    <w:p w14:paraId="54AAF437" w14:textId="77777777" w:rsidR="004B4AEB" w:rsidRPr="00073818" w:rsidRDefault="004B4AEB" w:rsidP="004B4AEB">
      <w:pPr>
        <w:shd w:val="clear" w:color="auto" w:fill="FFFFFF"/>
        <w:spacing w:after="0" w:line="240" w:lineRule="auto"/>
        <w:jc w:val="both"/>
        <w:outlineLvl w:val="2"/>
        <w:rPr>
          <w:rFonts w:asciiTheme="minorHAnsi" w:eastAsia="Times New Roman" w:hAnsiTheme="minorHAnsi"/>
          <w:b/>
          <w:bCs/>
          <w:color w:val="000000" w:themeColor="text1"/>
          <w:sz w:val="24"/>
          <w:szCs w:val="24"/>
          <w:lang w:val="en-US" w:eastAsia="en-GB"/>
        </w:rPr>
      </w:pPr>
    </w:p>
    <w:tbl>
      <w:tblPr>
        <w:tblW w:w="0" w:type="auto"/>
        <w:tblLook w:val="04A0" w:firstRow="1" w:lastRow="0" w:firstColumn="1" w:lastColumn="0" w:noHBand="0" w:noVBand="1"/>
      </w:tblPr>
      <w:tblGrid>
        <w:gridCol w:w="4927"/>
        <w:gridCol w:w="4927"/>
      </w:tblGrid>
      <w:tr w:rsidR="004B4AEB" w:rsidRPr="001F6197" w14:paraId="39921F0F" w14:textId="77777777" w:rsidTr="00505FA0">
        <w:tc>
          <w:tcPr>
            <w:tcW w:w="4927" w:type="dxa"/>
            <w:shd w:val="clear" w:color="auto" w:fill="auto"/>
          </w:tcPr>
          <w:p w14:paraId="3D67B97F" w14:textId="77777777" w:rsidR="004B4AEB" w:rsidRPr="001F6197" w:rsidRDefault="004B4AEB" w:rsidP="00505FA0">
            <w:pPr>
              <w:spacing w:after="0" w:line="240" w:lineRule="auto"/>
              <w:jc w:val="both"/>
              <w:rPr>
                <w:b/>
                <w:bCs/>
                <w:sz w:val="24"/>
                <w:szCs w:val="24"/>
                <w:lang w:val="en-US"/>
                <w:rPrChange w:id="58" w:author="John Vijgen" w:date="2020-01-07T11:44:00Z">
                  <w:rPr>
                    <w:b/>
                    <w:bCs/>
                    <w:lang w:val="en-GB"/>
                  </w:rPr>
                </w:rPrChange>
              </w:rPr>
            </w:pPr>
            <w:r w:rsidRPr="001F6197">
              <w:rPr>
                <w:b/>
                <w:bCs/>
                <w:sz w:val="24"/>
                <w:szCs w:val="24"/>
                <w:lang w:val="en-US"/>
                <w:rPrChange w:id="59" w:author="John Vijgen" w:date="2020-01-07T11:44:00Z">
                  <w:rPr>
                    <w:b/>
                    <w:bCs/>
                    <w:lang w:val="en-GB"/>
                  </w:rPr>
                </w:rPrChange>
              </w:rPr>
              <w:t>Alicia Sánchez-Valverde</w:t>
            </w:r>
          </w:p>
          <w:p w14:paraId="4F441CF8" w14:textId="77777777" w:rsidR="004B4AEB" w:rsidRPr="001F6197" w:rsidRDefault="004B4AEB" w:rsidP="00505FA0">
            <w:pPr>
              <w:spacing w:after="0" w:line="240" w:lineRule="auto"/>
              <w:jc w:val="both"/>
              <w:rPr>
                <w:rFonts w:asciiTheme="minorHAnsi" w:eastAsia="Times New Roman" w:hAnsiTheme="minorHAnsi"/>
                <w:sz w:val="24"/>
                <w:szCs w:val="24"/>
                <w:lang w:val="en-US"/>
              </w:rPr>
            </w:pPr>
            <w:r w:rsidRPr="001F6197">
              <w:rPr>
                <w:sz w:val="24"/>
                <w:szCs w:val="24"/>
                <w:lang w:val="en-US"/>
                <w:rPrChange w:id="60" w:author="John Vijgen" w:date="2020-01-07T11:44:00Z">
                  <w:rPr/>
                </w:rPrChange>
              </w:rPr>
              <w:fldChar w:fldCharType="begin"/>
            </w:r>
            <w:r w:rsidRPr="001F6197">
              <w:rPr>
                <w:sz w:val="24"/>
                <w:szCs w:val="24"/>
                <w:lang w:val="en-US"/>
                <w:rPrChange w:id="61" w:author="John Vijgen" w:date="2020-01-07T11:44:00Z">
                  <w:rPr/>
                </w:rPrChange>
              </w:rPr>
              <w:instrText xml:space="preserve"> HYPERLINK "mailto:asanchez@sarga.es" </w:instrText>
            </w:r>
            <w:r w:rsidRPr="001F6197">
              <w:rPr>
                <w:lang w:val="en-US"/>
                <w:rPrChange w:id="62" w:author="John Vijgen" w:date="2020-01-07T11:44:00Z">
                  <w:rPr>
                    <w:rStyle w:val="Hyperlink"/>
                    <w:rFonts w:asciiTheme="minorHAnsi" w:eastAsia="Times New Roman" w:hAnsiTheme="minorHAnsi"/>
                    <w:b/>
                    <w:sz w:val="24"/>
                    <w:szCs w:val="24"/>
                    <w:lang w:val="es-ES"/>
                  </w:rPr>
                </w:rPrChange>
              </w:rPr>
              <w:fldChar w:fldCharType="separate"/>
            </w:r>
            <w:r w:rsidRPr="001F6197">
              <w:rPr>
                <w:rStyle w:val="Hyperlink"/>
                <w:rFonts w:asciiTheme="minorHAnsi" w:eastAsia="Times New Roman" w:hAnsiTheme="minorHAnsi"/>
                <w:sz w:val="24"/>
                <w:szCs w:val="24"/>
                <w:lang w:val="en-US"/>
              </w:rPr>
              <w:t>asanchez@sarga.es</w:t>
            </w:r>
            <w:r w:rsidRPr="001F6197">
              <w:rPr>
                <w:rStyle w:val="Hyperlink"/>
                <w:rFonts w:asciiTheme="minorHAnsi" w:eastAsia="Times New Roman" w:hAnsiTheme="minorHAnsi"/>
                <w:sz w:val="24"/>
                <w:szCs w:val="24"/>
                <w:lang w:val="en-US"/>
              </w:rPr>
              <w:fldChar w:fldCharType="end"/>
            </w:r>
            <w:r w:rsidRPr="001F6197">
              <w:rPr>
                <w:rFonts w:asciiTheme="minorHAnsi" w:eastAsia="Times New Roman" w:hAnsiTheme="minorHAnsi"/>
                <w:sz w:val="24"/>
                <w:szCs w:val="24"/>
                <w:lang w:val="en-US"/>
              </w:rPr>
              <w:t xml:space="preserve"> </w:t>
            </w:r>
          </w:p>
          <w:p w14:paraId="03183C26" w14:textId="77777777" w:rsidR="004B4AEB" w:rsidRPr="001F6197" w:rsidRDefault="004B4AEB" w:rsidP="00505FA0">
            <w:pPr>
              <w:spacing w:after="0" w:line="240" w:lineRule="auto"/>
              <w:jc w:val="both"/>
              <w:rPr>
                <w:rFonts w:asciiTheme="minorHAnsi" w:eastAsia="Times New Roman" w:hAnsiTheme="minorHAnsi"/>
                <w:sz w:val="24"/>
                <w:szCs w:val="24"/>
                <w:lang w:val="en-US"/>
              </w:rPr>
            </w:pPr>
            <w:r w:rsidRPr="001F6197">
              <w:rPr>
                <w:rFonts w:asciiTheme="minorHAnsi" w:eastAsia="Times New Roman" w:hAnsiTheme="minorHAnsi"/>
                <w:sz w:val="24"/>
                <w:szCs w:val="24"/>
                <w:highlight w:val="yellow"/>
                <w:lang w:val="en-US"/>
              </w:rPr>
              <w:t>Skype</w:t>
            </w:r>
            <w:commentRangeStart w:id="63"/>
            <w:r w:rsidRPr="001F6197">
              <w:rPr>
                <w:rFonts w:asciiTheme="minorHAnsi" w:eastAsia="Times New Roman" w:hAnsiTheme="minorHAnsi"/>
                <w:sz w:val="24"/>
                <w:szCs w:val="24"/>
                <w:highlight w:val="yellow"/>
                <w:lang w:val="en-US"/>
              </w:rPr>
              <w:t xml:space="preserve">: </w:t>
            </w:r>
            <w:proofErr w:type="spellStart"/>
            <w:r w:rsidRPr="001F6197">
              <w:rPr>
                <w:rFonts w:asciiTheme="minorHAnsi" w:eastAsia="Times New Roman" w:hAnsiTheme="minorHAnsi"/>
                <w:sz w:val="24"/>
                <w:szCs w:val="24"/>
                <w:highlight w:val="yellow"/>
                <w:lang w:val="en-US"/>
              </w:rPr>
              <w:t>life.discovered</w:t>
            </w:r>
            <w:proofErr w:type="spellEnd"/>
            <w:r w:rsidRPr="001F6197">
              <w:rPr>
                <w:rFonts w:asciiTheme="minorHAnsi" w:eastAsia="Times New Roman" w:hAnsiTheme="minorHAnsi"/>
                <w:sz w:val="24"/>
                <w:szCs w:val="24"/>
                <w:highlight w:val="yellow"/>
                <w:lang w:val="en-US"/>
              </w:rPr>
              <w:t>???</w:t>
            </w:r>
            <w:commentRangeEnd w:id="63"/>
            <w:r w:rsidRPr="001F6197">
              <w:rPr>
                <w:rStyle w:val="CommentReference"/>
                <w:highlight w:val="yellow"/>
                <w:lang w:val="en-US"/>
              </w:rPr>
              <w:commentReference w:id="63"/>
            </w:r>
          </w:p>
          <w:p w14:paraId="53C8406A" w14:textId="1B9A40BE" w:rsidR="004B4AEB" w:rsidRPr="001F6197" w:rsidRDefault="004B4AEB" w:rsidP="00505FA0">
            <w:pPr>
              <w:spacing w:after="0" w:line="240" w:lineRule="auto"/>
              <w:jc w:val="both"/>
              <w:rPr>
                <w:rFonts w:asciiTheme="minorHAnsi" w:hAnsiTheme="minorHAnsi"/>
                <w:sz w:val="24"/>
                <w:szCs w:val="24"/>
                <w:highlight w:val="yellow"/>
                <w:lang w:val="en-US"/>
              </w:rPr>
            </w:pPr>
            <w:r w:rsidRPr="001F6197">
              <w:rPr>
                <w:rFonts w:asciiTheme="minorHAnsi" w:hAnsiTheme="minorHAnsi"/>
                <w:sz w:val="24"/>
                <w:szCs w:val="24"/>
                <w:lang w:val="en-US"/>
              </w:rPr>
              <w:t>P</w:t>
            </w:r>
            <w:r w:rsidRPr="001F6197">
              <w:rPr>
                <w:rFonts w:asciiTheme="minorHAnsi" w:hAnsiTheme="minorHAnsi"/>
                <w:sz w:val="24"/>
                <w:szCs w:val="24"/>
                <w:highlight w:val="yellow"/>
                <w:lang w:val="en-US"/>
              </w:rPr>
              <w:t>h: (+34) 976</w:t>
            </w:r>
            <w:r w:rsidR="001F6197" w:rsidRPr="001F6197">
              <w:rPr>
                <w:rFonts w:asciiTheme="minorHAnsi" w:hAnsiTheme="minorHAnsi"/>
                <w:sz w:val="24"/>
                <w:szCs w:val="24"/>
                <w:highlight w:val="yellow"/>
                <w:lang w:val="en-US"/>
              </w:rPr>
              <w:t xml:space="preserve"> -</w:t>
            </w:r>
            <w:r w:rsidRPr="001F6197">
              <w:rPr>
                <w:rFonts w:asciiTheme="minorHAnsi" w:hAnsiTheme="minorHAnsi"/>
                <w:sz w:val="24"/>
                <w:szCs w:val="24"/>
                <w:highlight w:val="yellow"/>
                <w:lang w:val="en-US"/>
              </w:rPr>
              <w:t xml:space="preserve">07.00.00 </w:t>
            </w:r>
            <w:proofErr w:type="spellStart"/>
            <w:r w:rsidRPr="001F6197">
              <w:rPr>
                <w:rFonts w:asciiTheme="minorHAnsi" w:hAnsiTheme="minorHAnsi"/>
                <w:sz w:val="24"/>
                <w:szCs w:val="24"/>
                <w:highlight w:val="yellow"/>
                <w:lang w:val="en-US"/>
              </w:rPr>
              <w:t>ext</w:t>
            </w:r>
            <w:proofErr w:type="spellEnd"/>
            <w:r w:rsidRPr="001F6197">
              <w:rPr>
                <w:rFonts w:asciiTheme="minorHAnsi" w:hAnsiTheme="minorHAnsi"/>
                <w:sz w:val="24"/>
                <w:szCs w:val="24"/>
                <w:highlight w:val="yellow"/>
                <w:lang w:val="en-US"/>
              </w:rPr>
              <w:t xml:space="preserve"> 116</w:t>
            </w:r>
          </w:p>
          <w:p w14:paraId="445C0EB5" w14:textId="77777777" w:rsidR="004B4AEB" w:rsidRPr="001F6197" w:rsidRDefault="004B4AEB" w:rsidP="00505FA0">
            <w:pPr>
              <w:spacing w:after="0" w:line="240" w:lineRule="auto"/>
              <w:jc w:val="both"/>
              <w:rPr>
                <w:rFonts w:asciiTheme="minorHAnsi" w:hAnsiTheme="minorHAnsi"/>
                <w:sz w:val="24"/>
                <w:szCs w:val="24"/>
                <w:lang w:val="en-US"/>
              </w:rPr>
            </w:pPr>
            <w:r w:rsidRPr="001F6197">
              <w:rPr>
                <w:rFonts w:asciiTheme="minorHAnsi" w:hAnsiTheme="minorHAnsi"/>
                <w:sz w:val="24"/>
                <w:szCs w:val="24"/>
                <w:highlight w:val="yellow"/>
                <w:lang w:val="en-US"/>
              </w:rPr>
              <w:t>Mobile: ??????????</w:t>
            </w:r>
            <w:ins w:id="64" w:author="John Vijgen" w:date="2022-04-18T21:49:00Z">
              <w:r w:rsidRPr="001F6197">
                <w:rPr>
                  <w:rFonts w:asciiTheme="minorHAnsi" w:hAnsiTheme="minorHAnsi"/>
                  <w:sz w:val="24"/>
                  <w:szCs w:val="24"/>
                  <w:lang w:val="en-US"/>
                </w:rPr>
                <w:t xml:space="preserve"> WhatsApp</w:t>
              </w:r>
            </w:ins>
          </w:p>
          <w:p w14:paraId="1AAD0B53" w14:textId="77777777" w:rsidR="004B4AEB" w:rsidRPr="001F6197" w:rsidRDefault="004B4AEB" w:rsidP="00505FA0">
            <w:pPr>
              <w:spacing w:after="0"/>
              <w:jc w:val="both"/>
              <w:rPr>
                <w:rFonts w:asciiTheme="minorHAnsi" w:hAnsiTheme="minorHAnsi"/>
                <w:sz w:val="24"/>
                <w:szCs w:val="24"/>
                <w:lang w:val="en-US"/>
              </w:rPr>
            </w:pPr>
            <w:commentRangeStart w:id="65"/>
            <w:r w:rsidRPr="001F6197">
              <w:rPr>
                <w:rFonts w:asciiTheme="minorHAnsi" w:hAnsiTheme="minorHAnsi"/>
                <w:sz w:val="24"/>
                <w:szCs w:val="24"/>
                <w:highlight w:val="yellow"/>
                <w:lang w:val="en-US"/>
              </w:rPr>
              <w:t>www.lifediscovered.es</w:t>
            </w:r>
            <w:commentRangeEnd w:id="65"/>
            <w:r w:rsidRPr="001F6197">
              <w:rPr>
                <w:rStyle w:val="CommentReference"/>
                <w:highlight w:val="yellow"/>
                <w:lang w:val="en-US"/>
              </w:rPr>
              <w:commentReference w:id="65"/>
            </w:r>
          </w:p>
        </w:tc>
        <w:tc>
          <w:tcPr>
            <w:tcW w:w="4927" w:type="dxa"/>
            <w:shd w:val="clear" w:color="auto" w:fill="auto"/>
          </w:tcPr>
          <w:p w14:paraId="7B983342" w14:textId="77777777" w:rsidR="004B4AEB" w:rsidRPr="001F6197" w:rsidRDefault="004B4AEB" w:rsidP="00505FA0">
            <w:pPr>
              <w:spacing w:after="0" w:line="240" w:lineRule="auto"/>
              <w:jc w:val="both"/>
              <w:rPr>
                <w:rFonts w:asciiTheme="minorHAnsi" w:eastAsia="Times New Roman" w:hAnsiTheme="minorHAnsi"/>
                <w:b/>
                <w:sz w:val="24"/>
                <w:szCs w:val="24"/>
                <w:lang w:val="en-US"/>
              </w:rPr>
            </w:pPr>
            <w:r w:rsidRPr="001F6197">
              <w:rPr>
                <w:rFonts w:asciiTheme="minorHAnsi" w:eastAsia="Times New Roman" w:hAnsiTheme="minorHAnsi"/>
                <w:b/>
                <w:sz w:val="24"/>
                <w:szCs w:val="24"/>
                <w:lang w:val="en-US"/>
              </w:rPr>
              <w:t xml:space="preserve">Susana </w:t>
            </w:r>
            <w:proofErr w:type="spellStart"/>
            <w:r w:rsidRPr="001F6197">
              <w:rPr>
                <w:rFonts w:asciiTheme="minorHAnsi" w:eastAsia="Times New Roman" w:hAnsiTheme="minorHAnsi"/>
                <w:b/>
                <w:sz w:val="24"/>
                <w:szCs w:val="24"/>
                <w:lang w:val="en-US"/>
              </w:rPr>
              <w:t>Úrbez</w:t>
            </w:r>
            <w:proofErr w:type="spellEnd"/>
            <w:r w:rsidRPr="001F6197">
              <w:rPr>
                <w:rFonts w:asciiTheme="minorHAnsi" w:eastAsia="Times New Roman" w:hAnsiTheme="minorHAnsi"/>
                <w:b/>
                <w:sz w:val="24"/>
                <w:szCs w:val="24"/>
                <w:lang w:val="en-US"/>
              </w:rPr>
              <w:t xml:space="preserve"> </w:t>
            </w:r>
            <w:proofErr w:type="spellStart"/>
            <w:r w:rsidRPr="001F6197">
              <w:rPr>
                <w:rFonts w:asciiTheme="minorHAnsi" w:eastAsia="Times New Roman" w:hAnsiTheme="minorHAnsi"/>
                <w:b/>
                <w:sz w:val="24"/>
                <w:szCs w:val="24"/>
                <w:lang w:val="en-US"/>
              </w:rPr>
              <w:t>Salafranca</w:t>
            </w:r>
            <w:proofErr w:type="spellEnd"/>
          </w:p>
          <w:commentRangeStart w:id="66"/>
          <w:p w14:paraId="18F36F74" w14:textId="77777777" w:rsidR="004B4AEB" w:rsidRPr="001F6197" w:rsidRDefault="004B4AEB" w:rsidP="00505FA0">
            <w:pPr>
              <w:spacing w:after="0" w:line="240" w:lineRule="auto"/>
              <w:jc w:val="both"/>
              <w:rPr>
                <w:rFonts w:asciiTheme="minorHAnsi" w:eastAsia="Times New Roman" w:hAnsiTheme="minorHAnsi"/>
                <w:sz w:val="24"/>
                <w:szCs w:val="24"/>
                <w:highlight w:val="yellow"/>
                <w:lang w:val="en-US"/>
              </w:rPr>
            </w:pPr>
            <w:r w:rsidRPr="001F6197">
              <w:rPr>
                <w:highlight w:val="yellow"/>
                <w:lang w:val="en-US"/>
              </w:rPr>
              <w:fldChar w:fldCharType="begin"/>
            </w:r>
            <w:r w:rsidRPr="001F6197">
              <w:rPr>
                <w:highlight w:val="yellow"/>
                <w:lang w:val="en-US"/>
              </w:rPr>
              <w:instrText xml:space="preserve"> HYPERLINK "mailto:lifediscovered@sarga.es" </w:instrText>
            </w:r>
            <w:r w:rsidRPr="001F6197">
              <w:rPr>
                <w:highlight w:val="yellow"/>
                <w:lang w:val="en-US"/>
              </w:rPr>
              <w:fldChar w:fldCharType="separate"/>
            </w:r>
            <w:r w:rsidRPr="001F6197">
              <w:rPr>
                <w:rStyle w:val="Hyperlink"/>
                <w:rFonts w:asciiTheme="minorHAnsi" w:eastAsia="Times New Roman" w:hAnsiTheme="minorHAnsi"/>
                <w:sz w:val="24"/>
                <w:szCs w:val="24"/>
                <w:highlight w:val="yellow"/>
                <w:lang w:val="en-US"/>
              </w:rPr>
              <w:t>lifediscovered@sarga.es</w:t>
            </w:r>
            <w:r w:rsidRPr="001F6197">
              <w:rPr>
                <w:rStyle w:val="Hyperlink"/>
                <w:rFonts w:asciiTheme="minorHAnsi" w:eastAsia="Times New Roman" w:hAnsiTheme="minorHAnsi"/>
                <w:sz w:val="24"/>
                <w:szCs w:val="24"/>
                <w:highlight w:val="yellow"/>
                <w:lang w:val="en-US"/>
              </w:rPr>
              <w:fldChar w:fldCharType="end"/>
            </w:r>
            <w:commentRangeEnd w:id="66"/>
            <w:r w:rsidRPr="001F6197">
              <w:rPr>
                <w:rStyle w:val="CommentReference"/>
                <w:highlight w:val="yellow"/>
                <w:lang w:val="en-US"/>
              </w:rPr>
              <w:commentReference w:id="66"/>
            </w:r>
          </w:p>
          <w:p w14:paraId="4E076E03" w14:textId="65EE6F85" w:rsidR="004B4AEB" w:rsidRPr="001F6197" w:rsidRDefault="004B4AEB" w:rsidP="00505FA0">
            <w:pPr>
              <w:spacing w:after="0" w:line="240" w:lineRule="auto"/>
              <w:jc w:val="both"/>
              <w:rPr>
                <w:ins w:id="67" w:author="John Vijgen" w:date="2022-04-18T21:49:00Z"/>
                <w:rFonts w:asciiTheme="minorHAnsi" w:eastAsia="Times New Roman" w:hAnsiTheme="minorHAnsi"/>
                <w:sz w:val="24"/>
                <w:szCs w:val="24"/>
                <w:lang w:val="en-US"/>
              </w:rPr>
            </w:pPr>
            <w:r w:rsidRPr="001F6197">
              <w:rPr>
                <w:rFonts w:asciiTheme="minorHAnsi" w:eastAsia="Times New Roman" w:hAnsiTheme="minorHAnsi"/>
                <w:sz w:val="24"/>
                <w:szCs w:val="24"/>
                <w:highlight w:val="yellow"/>
                <w:lang w:val="en-US"/>
              </w:rPr>
              <w:t xml:space="preserve">Skype: </w:t>
            </w:r>
            <w:proofErr w:type="spellStart"/>
            <w:r w:rsidRPr="001F6197">
              <w:rPr>
                <w:rFonts w:asciiTheme="minorHAnsi" w:eastAsia="Times New Roman" w:hAnsiTheme="minorHAnsi"/>
                <w:sz w:val="24"/>
                <w:szCs w:val="24"/>
                <w:highlight w:val="yellow"/>
                <w:lang w:val="en-US"/>
              </w:rPr>
              <w:t>life.discovered</w:t>
            </w:r>
            <w:proofErr w:type="spellEnd"/>
            <w:r w:rsidR="001F6197" w:rsidRPr="001F6197">
              <w:rPr>
                <w:rFonts w:asciiTheme="minorHAnsi" w:eastAsia="Times New Roman" w:hAnsiTheme="minorHAnsi"/>
                <w:sz w:val="24"/>
                <w:szCs w:val="24"/>
                <w:highlight w:val="yellow"/>
                <w:lang w:val="en-US"/>
              </w:rPr>
              <w:t xml:space="preserve"> ?</w:t>
            </w:r>
          </w:p>
          <w:p w14:paraId="0E143DC3" w14:textId="77777777" w:rsidR="004B4AEB" w:rsidRPr="001F6197" w:rsidRDefault="004B4AEB" w:rsidP="00505FA0">
            <w:pPr>
              <w:spacing w:after="0" w:line="240" w:lineRule="auto"/>
              <w:jc w:val="both"/>
              <w:rPr>
                <w:rFonts w:asciiTheme="minorHAnsi" w:eastAsia="Times New Roman" w:hAnsiTheme="minorHAnsi"/>
                <w:sz w:val="24"/>
                <w:szCs w:val="24"/>
                <w:lang w:val="en-US"/>
              </w:rPr>
            </w:pPr>
            <w:ins w:id="68" w:author="John Vijgen" w:date="2022-04-18T21:49:00Z">
              <w:r w:rsidRPr="001F6197">
                <w:rPr>
                  <w:rFonts w:asciiTheme="minorHAnsi" w:eastAsia="Times New Roman" w:hAnsiTheme="minorHAnsi"/>
                  <w:sz w:val="24"/>
                  <w:szCs w:val="24"/>
                  <w:lang w:val="en-US"/>
                </w:rPr>
                <w:t xml:space="preserve">Ph: </w:t>
              </w:r>
              <w:proofErr w:type="spellStart"/>
              <w:r w:rsidRPr="001F6197">
                <w:rPr>
                  <w:rFonts w:asciiTheme="minorHAnsi" w:eastAsia="Times New Roman" w:hAnsiTheme="minorHAnsi"/>
                  <w:sz w:val="24"/>
                  <w:szCs w:val="24"/>
                  <w:lang w:val="en-US"/>
                </w:rPr>
                <w:t>mo</w:t>
              </w:r>
            </w:ins>
            <w:ins w:id="69" w:author="John Vijgen" w:date="2022-04-18T21:50:00Z">
              <w:r w:rsidRPr="001F6197">
                <w:rPr>
                  <w:rFonts w:asciiTheme="minorHAnsi" w:eastAsia="Times New Roman" w:hAnsiTheme="minorHAnsi"/>
                  <w:sz w:val="24"/>
                  <w:szCs w:val="24"/>
                  <w:lang w:val="en-US"/>
                </w:rPr>
                <w:t>bil</w:t>
              </w:r>
              <w:proofErr w:type="spellEnd"/>
              <w:r w:rsidRPr="001F6197">
                <w:rPr>
                  <w:rFonts w:asciiTheme="minorHAnsi" w:eastAsia="Times New Roman" w:hAnsiTheme="minorHAnsi"/>
                  <w:sz w:val="24"/>
                  <w:szCs w:val="24"/>
                  <w:lang w:val="en-US"/>
                </w:rPr>
                <w:t xml:space="preserve">/ </w:t>
              </w:r>
              <w:proofErr w:type="spellStart"/>
              <w:r w:rsidRPr="001F6197">
                <w:rPr>
                  <w:rFonts w:asciiTheme="minorHAnsi" w:eastAsia="Times New Roman" w:hAnsiTheme="minorHAnsi"/>
                  <w:sz w:val="24"/>
                  <w:szCs w:val="24"/>
                  <w:lang w:val="en-US"/>
                </w:rPr>
                <w:t>Whatsapp</w:t>
              </w:r>
            </w:ins>
            <w:proofErr w:type="spellEnd"/>
          </w:p>
        </w:tc>
      </w:tr>
    </w:tbl>
    <w:p w14:paraId="35BE4549" w14:textId="77777777" w:rsidR="004B4AEB" w:rsidRPr="00073818" w:rsidRDefault="004B4AEB" w:rsidP="004B4AEB">
      <w:pPr>
        <w:spacing w:after="0" w:line="240" w:lineRule="auto"/>
        <w:jc w:val="both"/>
        <w:rPr>
          <w:rFonts w:asciiTheme="minorHAnsi" w:eastAsia="Times New Roman" w:hAnsiTheme="minorHAnsi"/>
          <w:b/>
          <w:sz w:val="24"/>
          <w:szCs w:val="24"/>
          <w:lang w:val="en-US"/>
        </w:rPr>
      </w:pPr>
    </w:p>
    <w:p w14:paraId="5F74DC42" w14:textId="77777777" w:rsidR="004B4AEB" w:rsidRPr="00073818" w:rsidRDefault="004B4AEB" w:rsidP="004B4AEB">
      <w:pPr>
        <w:shd w:val="clear" w:color="auto" w:fill="FFFFFF"/>
        <w:spacing w:after="0" w:line="240" w:lineRule="auto"/>
        <w:jc w:val="both"/>
        <w:outlineLvl w:val="2"/>
        <w:rPr>
          <w:rFonts w:asciiTheme="minorHAnsi" w:eastAsia="Times New Roman" w:hAnsiTheme="minorHAnsi"/>
          <w:b/>
          <w:bCs/>
          <w:color w:val="000000" w:themeColor="text1"/>
          <w:sz w:val="24"/>
          <w:szCs w:val="24"/>
          <w:lang w:val="en-US" w:eastAsia="en-GB"/>
        </w:rPr>
      </w:pPr>
      <w:r w:rsidRPr="00073818">
        <w:rPr>
          <w:rFonts w:asciiTheme="minorHAnsi" w:eastAsia="Times New Roman" w:hAnsiTheme="minorHAnsi"/>
          <w:bCs/>
          <w:color w:val="000000" w:themeColor="text1"/>
          <w:sz w:val="24"/>
          <w:szCs w:val="24"/>
          <w:lang w:val="en-US" w:eastAsia="en-GB"/>
        </w:rPr>
        <w:t xml:space="preserve">Or the </w:t>
      </w:r>
      <w:r w:rsidRPr="00073818">
        <w:rPr>
          <w:rFonts w:asciiTheme="minorHAnsi" w:eastAsia="Times New Roman" w:hAnsiTheme="minorHAnsi"/>
          <w:b/>
          <w:bCs/>
          <w:color w:val="000000" w:themeColor="text1"/>
          <w:sz w:val="24"/>
          <w:szCs w:val="24"/>
          <w:lang w:val="en-US" w:eastAsia="en-GB"/>
        </w:rPr>
        <w:t>IHPA Forum Secretariat:</w:t>
      </w:r>
    </w:p>
    <w:p w14:paraId="433D26D5" w14:textId="2254F2FD" w:rsidR="004B4AEB" w:rsidRPr="00073818" w:rsidRDefault="004B4AEB" w:rsidP="004B4AEB">
      <w:pPr>
        <w:pStyle w:val="NoSpacing"/>
        <w:jc w:val="both"/>
        <w:rPr>
          <w:rFonts w:asciiTheme="minorHAnsi" w:hAnsiTheme="minorHAnsi"/>
          <w:b/>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7"/>
        <w:gridCol w:w="5028"/>
      </w:tblGrid>
      <w:tr w:rsidR="004B4AEB" w:rsidRPr="00073818" w14:paraId="48D1C3A5" w14:textId="77777777" w:rsidTr="001F6197">
        <w:tc>
          <w:tcPr>
            <w:tcW w:w="5027" w:type="dxa"/>
          </w:tcPr>
          <w:p w14:paraId="6504B040" w14:textId="62D88D9F" w:rsidR="001F6197" w:rsidRPr="001F6197" w:rsidRDefault="001F6197" w:rsidP="00505FA0">
            <w:pPr>
              <w:pStyle w:val="NoSpacing"/>
              <w:jc w:val="both"/>
              <w:rPr>
                <w:rFonts w:asciiTheme="minorHAnsi" w:hAnsiTheme="minorHAnsi"/>
                <w:b/>
                <w:sz w:val="24"/>
                <w:szCs w:val="24"/>
                <w:lang w:val="en-US"/>
              </w:rPr>
            </w:pPr>
            <w:r w:rsidRPr="00073818">
              <w:rPr>
                <w:rFonts w:asciiTheme="minorHAnsi" w:hAnsiTheme="minorHAnsi"/>
                <w:b/>
                <w:sz w:val="24"/>
                <w:szCs w:val="24"/>
                <w:lang w:val="en-US"/>
              </w:rPr>
              <w:t>John Vijgen</w:t>
            </w:r>
          </w:p>
          <w:p w14:paraId="1C07813D" w14:textId="4A34B38A" w:rsidR="004B4AEB" w:rsidRPr="00073818" w:rsidRDefault="001F6197" w:rsidP="00505FA0">
            <w:pPr>
              <w:pStyle w:val="NoSpacing"/>
              <w:jc w:val="both"/>
              <w:rPr>
                <w:sz w:val="24"/>
                <w:szCs w:val="24"/>
                <w:lang w:val="en-US"/>
                <w:rPrChange w:id="70" w:author="John Vijgen" w:date="2022-04-04T10:30:00Z">
                  <w:rPr>
                    <w:lang w:val="en-GB"/>
                  </w:rPr>
                </w:rPrChange>
              </w:rPr>
            </w:pPr>
            <w:r>
              <w:rPr>
                <w:sz w:val="24"/>
                <w:szCs w:val="24"/>
                <w:lang w:val="en-US"/>
              </w:rPr>
              <w:fldChar w:fldCharType="begin"/>
            </w:r>
            <w:r>
              <w:rPr>
                <w:sz w:val="24"/>
                <w:szCs w:val="24"/>
                <w:lang w:val="en-US"/>
              </w:rPr>
              <w:instrText xml:space="preserve"> HYPERLINK "mailto:John.vijgen@ihpa.info" </w:instrText>
            </w:r>
            <w:r>
              <w:rPr>
                <w:sz w:val="24"/>
                <w:szCs w:val="24"/>
                <w:lang w:val="en-US"/>
              </w:rPr>
            </w:r>
            <w:r>
              <w:rPr>
                <w:sz w:val="24"/>
                <w:szCs w:val="24"/>
                <w:lang w:val="en-US"/>
              </w:rPr>
              <w:fldChar w:fldCharType="separate"/>
            </w:r>
            <w:r w:rsidR="004B4AEB" w:rsidRPr="001F6197">
              <w:rPr>
                <w:rStyle w:val="Hyperlink"/>
                <w:sz w:val="24"/>
                <w:szCs w:val="24"/>
                <w:lang w:val="en-US"/>
                <w:rPrChange w:id="71" w:author="John Vijgen" w:date="2022-04-04T10:30:00Z">
                  <w:rPr>
                    <w:lang w:val="en-GB"/>
                  </w:rPr>
                </w:rPrChange>
              </w:rPr>
              <w:t>John.vijgen@ihpa.info</w:t>
            </w:r>
            <w:r>
              <w:rPr>
                <w:sz w:val="24"/>
                <w:szCs w:val="24"/>
                <w:lang w:val="en-US"/>
              </w:rPr>
              <w:fldChar w:fldCharType="end"/>
            </w:r>
          </w:p>
          <w:p w14:paraId="66F5BC0D" w14:textId="77777777" w:rsidR="004B4AEB" w:rsidRPr="00073818" w:rsidRDefault="004B4AEB" w:rsidP="00505FA0">
            <w:pPr>
              <w:pStyle w:val="NoSpacing"/>
              <w:jc w:val="both"/>
              <w:rPr>
                <w:ins w:id="72" w:author="John Vijgen" w:date="2022-04-07T18:55:00Z"/>
                <w:sz w:val="24"/>
                <w:szCs w:val="24"/>
                <w:lang w:val="en-US"/>
              </w:rPr>
            </w:pPr>
            <w:r w:rsidRPr="00073818">
              <w:rPr>
                <w:sz w:val="24"/>
                <w:szCs w:val="24"/>
                <w:lang w:val="en-US"/>
                <w:rPrChange w:id="73" w:author="John Vijgen" w:date="2022-04-04T10:30:00Z">
                  <w:rPr>
                    <w:lang w:val="en-GB"/>
                  </w:rPr>
                </w:rPrChange>
              </w:rPr>
              <w:t xml:space="preserve">Skype: </w:t>
            </w:r>
            <w:proofErr w:type="spellStart"/>
            <w:r w:rsidRPr="00073818">
              <w:rPr>
                <w:sz w:val="24"/>
                <w:szCs w:val="24"/>
                <w:lang w:val="en-US"/>
                <w:rPrChange w:id="74" w:author="John Vijgen" w:date="2022-04-04T10:30:00Z">
                  <w:rPr>
                    <w:lang w:val="en-GB"/>
                  </w:rPr>
                </w:rPrChange>
              </w:rPr>
              <w:t>johnvijgen</w:t>
            </w:r>
            <w:proofErr w:type="spellEnd"/>
          </w:p>
          <w:p w14:paraId="5B122526" w14:textId="11BD7914" w:rsidR="004B4AEB" w:rsidRDefault="004B4AEB" w:rsidP="00505FA0">
            <w:pPr>
              <w:pStyle w:val="NoSpacing"/>
              <w:jc w:val="both"/>
              <w:rPr>
                <w:sz w:val="24"/>
                <w:szCs w:val="24"/>
                <w:lang w:val="en-US"/>
              </w:rPr>
            </w:pPr>
            <w:proofErr w:type="spellStart"/>
            <w:r w:rsidRPr="00073818">
              <w:rPr>
                <w:sz w:val="24"/>
                <w:szCs w:val="24"/>
                <w:lang w:val="en-US"/>
              </w:rPr>
              <w:t>Whatsapp</w:t>
            </w:r>
            <w:proofErr w:type="spellEnd"/>
            <w:r w:rsidRPr="00073818">
              <w:rPr>
                <w:sz w:val="24"/>
                <w:szCs w:val="24"/>
                <w:lang w:val="en-US"/>
              </w:rPr>
              <w:t>: +45</w:t>
            </w:r>
            <w:r w:rsidR="001F6197">
              <w:rPr>
                <w:sz w:val="24"/>
                <w:szCs w:val="24"/>
                <w:lang w:val="en-US"/>
              </w:rPr>
              <w:t xml:space="preserve"> (</w:t>
            </w:r>
            <w:r w:rsidRPr="00073818">
              <w:rPr>
                <w:sz w:val="24"/>
                <w:szCs w:val="24"/>
                <w:lang w:val="en-US"/>
              </w:rPr>
              <w:t>91</w:t>
            </w:r>
            <w:r w:rsidR="001C73B4">
              <w:rPr>
                <w:sz w:val="24"/>
                <w:szCs w:val="24"/>
                <w:lang w:val="en-US"/>
              </w:rPr>
              <w:t xml:space="preserve">) </w:t>
            </w:r>
            <w:r w:rsidRPr="00073818">
              <w:rPr>
                <w:sz w:val="24"/>
                <w:szCs w:val="24"/>
                <w:lang w:val="en-US"/>
              </w:rPr>
              <w:t>7</w:t>
            </w:r>
            <w:r w:rsidR="001C73B4">
              <w:rPr>
                <w:sz w:val="24"/>
                <w:szCs w:val="24"/>
                <w:lang w:val="en-US"/>
              </w:rPr>
              <w:t>-</w:t>
            </w:r>
            <w:r w:rsidRPr="00073818">
              <w:rPr>
                <w:sz w:val="24"/>
                <w:szCs w:val="24"/>
                <w:lang w:val="en-US"/>
              </w:rPr>
              <w:t>30</w:t>
            </w:r>
            <w:r w:rsidR="001F6197">
              <w:rPr>
                <w:sz w:val="24"/>
                <w:szCs w:val="24"/>
                <w:lang w:val="en-US"/>
              </w:rPr>
              <w:t>-</w:t>
            </w:r>
            <w:r w:rsidRPr="00073818">
              <w:rPr>
                <w:sz w:val="24"/>
                <w:szCs w:val="24"/>
                <w:lang w:val="en-US"/>
              </w:rPr>
              <w:t>089</w:t>
            </w:r>
          </w:p>
          <w:p w14:paraId="7C3C3614" w14:textId="6758B066" w:rsidR="001F6197" w:rsidRPr="00073818" w:rsidRDefault="001C73B4" w:rsidP="00505FA0">
            <w:pPr>
              <w:pStyle w:val="NoSpacing"/>
              <w:jc w:val="both"/>
              <w:rPr>
                <w:sz w:val="24"/>
                <w:szCs w:val="24"/>
                <w:lang w:val="en-US"/>
                <w:rPrChange w:id="75" w:author="John Vijgen" w:date="2022-04-04T10:30:00Z">
                  <w:rPr>
                    <w:lang w:val="en-GB"/>
                  </w:rPr>
                </w:rPrChange>
              </w:rPr>
            </w:pPr>
            <w:hyperlink r:id="rId13" w:history="1">
              <w:r w:rsidRPr="00E97618">
                <w:rPr>
                  <w:rStyle w:val="Hyperlink"/>
                  <w:sz w:val="24"/>
                  <w:szCs w:val="24"/>
                  <w:lang w:val="en-US"/>
                </w:rPr>
                <w:t>www.ihpa.info</w:t>
              </w:r>
            </w:hyperlink>
          </w:p>
        </w:tc>
        <w:tc>
          <w:tcPr>
            <w:tcW w:w="5028" w:type="dxa"/>
          </w:tcPr>
          <w:p w14:paraId="02428433" w14:textId="28BDFA75" w:rsidR="001F6197" w:rsidRPr="001F6197" w:rsidRDefault="001F6197" w:rsidP="00505FA0">
            <w:pPr>
              <w:pStyle w:val="NoSpacing"/>
              <w:jc w:val="both"/>
              <w:rPr>
                <w:rFonts w:asciiTheme="minorHAnsi" w:hAnsiTheme="minorHAnsi"/>
                <w:b/>
                <w:sz w:val="24"/>
                <w:szCs w:val="24"/>
                <w:lang w:val="en-US"/>
              </w:rPr>
            </w:pPr>
            <w:r w:rsidRPr="00073818">
              <w:rPr>
                <w:rFonts w:asciiTheme="minorHAnsi" w:hAnsiTheme="minorHAnsi"/>
                <w:b/>
                <w:sz w:val="24"/>
                <w:szCs w:val="24"/>
                <w:lang w:val="en-US"/>
              </w:rPr>
              <w:t>Kateryna Okhotn</w:t>
            </w:r>
            <w:r>
              <w:rPr>
                <w:rFonts w:asciiTheme="minorHAnsi" w:hAnsiTheme="minorHAnsi"/>
                <w:b/>
                <w:sz w:val="24"/>
                <w:szCs w:val="24"/>
                <w:lang w:val="en-US"/>
              </w:rPr>
              <w:t>y</w:t>
            </w:r>
            <w:r w:rsidRPr="00073818">
              <w:rPr>
                <w:rFonts w:asciiTheme="minorHAnsi" w:hAnsiTheme="minorHAnsi"/>
                <w:b/>
                <w:sz w:val="24"/>
                <w:szCs w:val="24"/>
                <w:lang w:val="en-US"/>
              </w:rPr>
              <w:t>k</w:t>
            </w:r>
          </w:p>
          <w:p w14:paraId="2CF3AB08" w14:textId="7D635A1F" w:rsidR="004B4AEB" w:rsidRPr="00073818" w:rsidRDefault="001F6197" w:rsidP="00505FA0">
            <w:pPr>
              <w:pStyle w:val="NoSpacing"/>
              <w:jc w:val="both"/>
              <w:rPr>
                <w:sz w:val="24"/>
                <w:szCs w:val="24"/>
                <w:lang w:val="en-US"/>
                <w:rPrChange w:id="76" w:author="John Vijgen" w:date="2022-04-18T21:07:00Z">
                  <w:rPr>
                    <w:lang w:val="de-DE"/>
                  </w:rPr>
                </w:rPrChange>
              </w:rPr>
            </w:pPr>
            <w:r>
              <w:rPr>
                <w:sz w:val="24"/>
                <w:szCs w:val="24"/>
                <w:lang w:val="en-US"/>
              </w:rPr>
              <w:fldChar w:fldCharType="begin"/>
            </w:r>
            <w:r>
              <w:rPr>
                <w:sz w:val="24"/>
                <w:szCs w:val="24"/>
                <w:lang w:val="en-US"/>
              </w:rPr>
              <w:instrText xml:space="preserve"> HYPERLINK "mailto:</w:instrText>
            </w:r>
            <w:r w:rsidRPr="001F6197">
              <w:rPr>
                <w:sz w:val="24"/>
                <w:szCs w:val="24"/>
                <w:lang w:val="en-US"/>
                <w:rPrChange w:id="77" w:author="John Vijgen" w:date="2022-04-18T21:07:00Z">
                  <w:rPr>
                    <w:rStyle w:val="Hyperlink"/>
                    <w:lang w:val="de-DE"/>
                  </w:rPr>
                </w:rPrChange>
              </w:rPr>
              <w:instrText>k.okhotnyk@gmail.com</w:instrText>
            </w:r>
            <w:r>
              <w:rPr>
                <w:sz w:val="24"/>
                <w:szCs w:val="24"/>
                <w:lang w:val="en-US"/>
              </w:rPr>
              <w:instrText xml:space="preserve">" </w:instrText>
            </w:r>
            <w:r>
              <w:rPr>
                <w:sz w:val="24"/>
                <w:szCs w:val="24"/>
                <w:lang w:val="en-US"/>
              </w:rPr>
              <w:fldChar w:fldCharType="separate"/>
            </w:r>
            <w:r w:rsidRPr="00E97618">
              <w:rPr>
                <w:rStyle w:val="Hyperlink"/>
                <w:sz w:val="24"/>
                <w:szCs w:val="24"/>
                <w:lang w:val="en-US"/>
                <w:rPrChange w:id="78" w:author="John Vijgen" w:date="2022-04-18T21:07:00Z">
                  <w:rPr>
                    <w:rStyle w:val="Hyperlink"/>
                    <w:lang w:val="de-DE"/>
                  </w:rPr>
                </w:rPrChange>
              </w:rPr>
              <w:t>k.okhotnyk@gmail.com</w:t>
            </w:r>
            <w:r>
              <w:rPr>
                <w:sz w:val="24"/>
                <w:szCs w:val="24"/>
                <w:lang w:val="en-US"/>
              </w:rPr>
              <w:fldChar w:fldCharType="end"/>
            </w:r>
          </w:p>
          <w:p w14:paraId="1AF51EDC" w14:textId="266AA0DF" w:rsidR="004B4AEB" w:rsidRPr="00073818" w:rsidRDefault="004B4AEB" w:rsidP="00505FA0">
            <w:pPr>
              <w:pStyle w:val="NoSpacing"/>
              <w:jc w:val="both"/>
              <w:rPr>
                <w:ins w:id="79" w:author="John Vijgen" w:date="2022-04-07T18:56:00Z"/>
                <w:sz w:val="24"/>
                <w:szCs w:val="24"/>
                <w:lang w:val="en-US"/>
                <w:rPrChange w:id="80" w:author="John Vijgen" w:date="2022-04-18T21:07:00Z">
                  <w:rPr>
                    <w:ins w:id="81" w:author="John Vijgen" w:date="2022-04-07T18:56:00Z"/>
                    <w:sz w:val="24"/>
                    <w:szCs w:val="24"/>
                    <w:lang w:val="de-DE"/>
                  </w:rPr>
                </w:rPrChange>
              </w:rPr>
            </w:pPr>
            <w:r w:rsidRPr="00073818">
              <w:rPr>
                <w:sz w:val="24"/>
                <w:szCs w:val="24"/>
                <w:lang w:val="en-US"/>
                <w:rPrChange w:id="82" w:author="John Vijgen" w:date="2022-04-18T21:07:00Z">
                  <w:rPr>
                    <w:lang w:val="de-DE"/>
                  </w:rPr>
                </w:rPrChange>
              </w:rPr>
              <w:t xml:space="preserve">Skype: </w:t>
            </w:r>
            <w:proofErr w:type="spellStart"/>
            <w:r w:rsidR="00D95144">
              <w:rPr>
                <w:sz w:val="24"/>
                <w:szCs w:val="24"/>
                <w:lang w:val="en-US"/>
              </w:rPr>
              <w:t>eco</w:t>
            </w:r>
            <w:r w:rsidR="001F6197">
              <w:rPr>
                <w:sz w:val="24"/>
                <w:szCs w:val="24"/>
                <w:lang w:val="en-US"/>
              </w:rPr>
              <w:t>_kateryna</w:t>
            </w:r>
            <w:proofErr w:type="spellEnd"/>
          </w:p>
          <w:p w14:paraId="5E97B707" w14:textId="77777777" w:rsidR="004B4AEB" w:rsidRDefault="004B4AEB" w:rsidP="00505FA0">
            <w:pPr>
              <w:pStyle w:val="NoSpacing"/>
              <w:jc w:val="both"/>
              <w:rPr>
                <w:sz w:val="24"/>
                <w:szCs w:val="24"/>
                <w:lang w:val="en-US"/>
              </w:rPr>
            </w:pPr>
            <w:proofErr w:type="spellStart"/>
            <w:ins w:id="83" w:author="John Vijgen" w:date="2022-04-11T10:00:00Z">
              <w:r w:rsidRPr="00073818">
                <w:rPr>
                  <w:sz w:val="24"/>
                  <w:szCs w:val="24"/>
                  <w:lang w:val="en-US"/>
                  <w:rPrChange w:id="84" w:author="John Vijgen" w:date="2022-04-18T21:07:00Z">
                    <w:rPr>
                      <w:sz w:val="24"/>
                      <w:szCs w:val="24"/>
                      <w:lang w:val="de-DE"/>
                    </w:rPr>
                  </w:rPrChange>
                </w:rPr>
                <w:t>Whatsapp</w:t>
              </w:r>
              <w:proofErr w:type="spellEnd"/>
              <w:r w:rsidRPr="00073818">
                <w:rPr>
                  <w:sz w:val="24"/>
                  <w:szCs w:val="24"/>
                  <w:lang w:val="en-US"/>
                  <w:rPrChange w:id="85" w:author="John Vijgen" w:date="2022-04-18T21:07:00Z">
                    <w:rPr>
                      <w:sz w:val="24"/>
                      <w:szCs w:val="24"/>
                      <w:lang w:val="de-DE"/>
                    </w:rPr>
                  </w:rPrChange>
                </w:rPr>
                <w:t xml:space="preserve">: </w:t>
              </w:r>
            </w:ins>
            <w:r w:rsidR="001F6197">
              <w:rPr>
                <w:sz w:val="24"/>
                <w:szCs w:val="24"/>
                <w:lang w:val="en-US"/>
              </w:rPr>
              <w:t>+380 (50) 568-13-19</w:t>
            </w:r>
          </w:p>
          <w:p w14:paraId="48ADA64D" w14:textId="7D5578E8" w:rsidR="001F6197" w:rsidRPr="00073818" w:rsidRDefault="001F6197" w:rsidP="00505FA0">
            <w:pPr>
              <w:pStyle w:val="NoSpacing"/>
              <w:jc w:val="both"/>
              <w:rPr>
                <w:sz w:val="24"/>
                <w:szCs w:val="24"/>
                <w:lang w:val="en-US"/>
                <w:rPrChange w:id="86" w:author="John Vijgen" w:date="2022-04-18T21:07:00Z">
                  <w:rPr>
                    <w:lang w:val="de-DE"/>
                  </w:rPr>
                </w:rPrChange>
              </w:rPr>
            </w:pPr>
            <w:r>
              <w:rPr>
                <w:sz w:val="24"/>
                <w:szCs w:val="24"/>
                <w:lang w:val="en-US"/>
              </w:rPr>
              <w:t>www.ihpa.info</w:t>
            </w:r>
          </w:p>
        </w:tc>
      </w:tr>
    </w:tbl>
    <w:p w14:paraId="77675D2C" w14:textId="1273DEDC" w:rsidR="00FA34B0" w:rsidRDefault="00FA34B0" w:rsidP="001C73B4">
      <w:pPr>
        <w:shd w:val="clear" w:color="auto" w:fill="FFFFFF"/>
        <w:spacing w:after="0" w:line="240" w:lineRule="auto"/>
        <w:jc w:val="both"/>
        <w:outlineLvl w:val="2"/>
        <w:rPr>
          <w:rFonts w:ascii="Verdana" w:eastAsia="Times New Roman" w:hAnsi="Verdana"/>
          <w:b/>
          <w:bCs/>
          <w:color w:val="909B7A"/>
          <w:sz w:val="24"/>
          <w:szCs w:val="24"/>
          <w:lang w:val="en-US" w:eastAsia="en-GB"/>
        </w:rPr>
      </w:pPr>
    </w:p>
    <w:p w14:paraId="02394DBB" w14:textId="6B67AE10" w:rsidR="001C73B4" w:rsidRDefault="001C73B4" w:rsidP="001C73B4">
      <w:pPr>
        <w:shd w:val="clear" w:color="auto" w:fill="FFFFFF"/>
        <w:spacing w:after="0" w:line="240" w:lineRule="auto"/>
        <w:jc w:val="both"/>
        <w:outlineLvl w:val="2"/>
        <w:rPr>
          <w:rFonts w:ascii="Verdana" w:eastAsia="Times New Roman" w:hAnsi="Verdana"/>
          <w:b/>
          <w:bCs/>
          <w:color w:val="909B7A"/>
          <w:sz w:val="24"/>
          <w:szCs w:val="24"/>
          <w:lang w:val="en-US" w:eastAsia="en-GB"/>
        </w:rPr>
      </w:pPr>
    </w:p>
    <w:p w14:paraId="038D7F53" w14:textId="665A3FBC" w:rsidR="001C73B4" w:rsidRPr="001C73B4" w:rsidRDefault="001C73B4" w:rsidP="001C73B4">
      <w:pPr>
        <w:shd w:val="clear" w:color="auto" w:fill="FFFFFF"/>
        <w:spacing w:after="0" w:line="240" w:lineRule="auto"/>
        <w:jc w:val="both"/>
        <w:outlineLvl w:val="2"/>
        <w:rPr>
          <w:rFonts w:ascii="Verdana" w:eastAsia="Times New Roman" w:hAnsi="Verdana"/>
          <w:bCs/>
          <w:color w:val="000000" w:themeColor="text1"/>
          <w:sz w:val="20"/>
          <w:szCs w:val="20"/>
          <w:lang w:val="en-US" w:eastAsia="en-GB"/>
        </w:rPr>
      </w:pPr>
    </w:p>
    <w:p w14:paraId="2F4BEC0F" w14:textId="3655BEB5" w:rsidR="001C73B4" w:rsidRPr="001C73B4" w:rsidRDefault="001C73B4" w:rsidP="001C73B4">
      <w:pPr>
        <w:shd w:val="clear" w:color="auto" w:fill="FFFFFF"/>
        <w:spacing w:after="0" w:line="240" w:lineRule="auto"/>
        <w:jc w:val="both"/>
        <w:outlineLvl w:val="2"/>
        <w:rPr>
          <w:rFonts w:ascii="Verdana" w:eastAsia="Times New Roman" w:hAnsi="Verdana"/>
          <w:bCs/>
          <w:color w:val="000000" w:themeColor="text1"/>
          <w:sz w:val="20"/>
          <w:szCs w:val="20"/>
          <w:lang w:val="en-US" w:eastAsia="en-GB"/>
        </w:rPr>
      </w:pPr>
      <w:r w:rsidRPr="001C73B4">
        <w:rPr>
          <w:rFonts w:ascii="Verdana" w:eastAsia="Times New Roman" w:hAnsi="Verdana"/>
          <w:bCs/>
          <w:color w:val="000000" w:themeColor="text1"/>
          <w:sz w:val="20"/>
          <w:szCs w:val="20"/>
          <w:lang w:val="en-US" w:eastAsia="en-GB"/>
        </w:rPr>
        <w:t>Dear John,</w:t>
      </w:r>
    </w:p>
    <w:p w14:paraId="1281F3E8" w14:textId="4EC6BA9F" w:rsidR="001C73B4" w:rsidRDefault="001C73B4" w:rsidP="001C73B4">
      <w:pPr>
        <w:shd w:val="clear" w:color="auto" w:fill="FFFFFF"/>
        <w:spacing w:after="0" w:line="240" w:lineRule="auto"/>
        <w:jc w:val="both"/>
        <w:outlineLvl w:val="2"/>
        <w:rPr>
          <w:rFonts w:ascii="Verdana" w:eastAsia="Times New Roman" w:hAnsi="Verdana"/>
          <w:bCs/>
          <w:color w:val="000000" w:themeColor="text1"/>
          <w:sz w:val="20"/>
          <w:szCs w:val="20"/>
          <w:lang w:val="en-US" w:eastAsia="en-GB"/>
        </w:rPr>
      </w:pPr>
      <w:r w:rsidRPr="001C73B4">
        <w:rPr>
          <w:rFonts w:ascii="Verdana" w:eastAsia="Times New Roman" w:hAnsi="Verdana"/>
          <w:bCs/>
          <w:color w:val="000000" w:themeColor="text1"/>
          <w:sz w:val="20"/>
          <w:szCs w:val="20"/>
          <w:lang w:val="en-US" w:eastAsia="en-GB"/>
        </w:rPr>
        <w:t>I’ve read the document you sent me. I</w:t>
      </w:r>
      <w:r>
        <w:rPr>
          <w:rFonts w:ascii="Verdana" w:eastAsia="Times New Roman" w:hAnsi="Verdana"/>
          <w:bCs/>
          <w:color w:val="000000" w:themeColor="text1"/>
          <w:sz w:val="20"/>
          <w:szCs w:val="20"/>
          <w:lang w:val="en-US" w:eastAsia="en-GB"/>
        </w:rPr>
        <w:t xml:space="preserve"> changed it a little. Here I will mention the main moments in order to discuss and not to miss anything.</w:t>
      </w:r>
    </w:p>
    <w:p w14:paraId="38F23E41" w14:textId="2F85083B" w:rsidR="00505FA0" w:rsidRDefault="00505FA0" w:rsidP="001C73B4">
      <w:pPr>
        <w:shd w:val="clear" w:color="auto" w:fill="FFFFFF"/>
        <w:spacing w:after="0" w:line="240" w:lineRule="auto"/>
        <w:jc w:val="both"/>
        <w:outlineLvl w:val="2"/>
        <w:rPr>
          <w:rFonts w:ascii="Verdana" w:eastAsia="Times New Roman" w:hAnsi="Verdana"/>
          <w:bCs/>
          <w:color w:val="000000" w:themeColor="text1"/>
          <w:sz w:val="20"/>
          <w:szCs w:val="20"/>
          <w:lang w:val="en-US" w:eastAsia="en-GB"/>
        </w:rPr>
      </w:pPr>
      <w:r>
        <w:rPr>
          <w:rFonts w:ascii="Verdana" w:eastAsia="Times New Roman" w:hAnsi="Verdana"/>
          <w:bCs/>
          <w:color w:val="000000" w:themeColor="text1"/>
          <w:sz w:val="20"/>
          <w:szCs w:val="20"/>
          <w:lang w:val="en-US" w:eastAsia="en-GB"/>
        </w:rPr>
        <w:t>Document Part 1…</w:t>
      </w:r>
    </w:p>
    <w:p w14:paraId="4CE7274E" w14:textId="77777777" w:rsidR="00505FA0" w:rsidRPr="00505FA0" w:rsidRDefault="00505FA0" w:rsidP="00505FA0">
      <w:pPr>
        <w:pStyle w:val="ListParagraph"/>
        <w:numPr>
          <w:ilvl w:val="0"/>
          <w:numId w:val="22"/>
        </w:numPr>
        <w:shd w:val="clear" w:color="auto" w:fill="FFFFFF"/>
        <w:spacing w:after="0" w:line="240" w:lineRule="auto"/>
        <w:jc w:val="both"/>
        <w:outlineLvl w:val="2"/>
        <w:rPr>
          <w:rFonts w:ascii="Verdana" w:eastAsia="Times New Roman" w:hAnsi="Verdana"/>
          <w:bCs/>
          <w:color w:val="000000" w:themeColor="text1"/>
          <w:sz w:val="20"/>
          <w:szCs w:val="20"/>
          <w:lang w:val="en-US" w:eastAsia="en-GB"/>
        </w:rPr>
      </w:pPr>
      <w:r w:rsidRPr="00505FA0">
        <w:rPr>
          <w:rFonts w:ascii="Verdana" w:eastAsia="Times New Roman" w:hAnsi="Verdana"/>
          <w:bCs/>
          <w:color w:val="000000" w:themeColor="text1"/>
          <w:sz w:val="20"/>
          <w:szCs w:val="20"/>
          <w:lang w:val="en-US" w:eastAsia="en-GB"/>
        </w:rPr>
        <w:t xml:space="preserve">Page 1. </w:t>
      </w:r>
      <w:proofErr w:type="spellStart"/>
      <w:r>
        <w:t>Maybe</w:t>
      </w:r>
      <w:proofErr w:type="spellEnd"/>
      <w:r>
        <w:t xml:space="preserve"> </w:t>
      </w:r>
      <w:proofErr w:type="spellStart"/>
      <w:r>
        <w:t>would</w:t>
      </w:r>
      <w:proofErr w:type="spellEnd"/>
      <w:r>
        <w:t xml:space="preserve"> </w:t>
      </w:r>
      <w:proofErr w:type="spellStart"/>
      <w:r>
        <w:t>be</w:t>
      </w:r>
      <w:proofErr w:type="spellEnd"/>
      <w:r>
        <w:t xml:space="preserve"> </w:t>
      </w:r>
      <w:proofErr w:type="spellStart"/>
      <w:r>
        <w:t>better</w:t>
      </w:r>
      <w:proofErr w:type="spellEnd"/>
      <w:r>
        <w:t xml:space="preserve"> to </w:t>
      </w:r>
      <w:proofErr w:type="spellStart"/>
      <w:r>
        <w:t>use</w:t>
      </w:r>
      <w:proofErr w:type="spellEnd"/>
      <w:r>
        <w:t xml:space="preserve"> </w:t>
      </w:r>
      <w:proofErr w:type="spellStart"/>
      <w:r>
        <w:t>here</w:t>
      </w:r>
      <w:proofErr w:type="spellEnd"/>
      <w:r>
        <w:t xml:space="preserve"> the </w:t>
      </w:r>
      <w:proofErr w:type="spellStart"/>
      <w:r>
        <w:t>full</w:t>
      </w:r>
      <w:proofErr w:type="spellEnd"/>
      <w:r>
        <w:t xml:space="preserve"> </w:t>
      </w:r>
      <w:proofErr w:type="spellStart"/>
      <w:r>
        <w:t>expression</w:t>
      </w:r>
      <w:proofErr w:type="spellEnd"/>
      <w:r>
        <w:t xml:space="preserve"> in the </w:t>
      </w:r>
      <w:proofErr w:type="spellStart"/>
      <w:r>
        <w:t>name</w:t>
      </w:r>
      <w:proofErr w:type="spellEnd"/>
      <w:r>
        <w:t xml:space="preserve"> and </w:t>
      </w:r>
      <w:proofErr w:type="spellStart"/>
      <w:r>
        <w:t>theme</w:t>
      </w:r>
      <w:proofErr w:type="spellEnd"/>
      <w:r>
        <w:t xml:space="preserve"> of the Forum? It is a </w:t>
      </w:r>
      <w:proofErr w:type="spellStart"/>
      <w:r>
        <w:t>first</w:t>
      </w:r>
      <w:proofErr w:type="spellEnd"/>
      <w:r>
        <w:t xml:space="preserve"> </w:t>
      </w:r>
      <w:proofErr w:type="spellStart"/>
      <w:r>
        <w:t>mention</w:t>
      </w:r>
      <w:proofErr w:type="spellEnd"/>
      <w:r>
        <w:t xml:space="preserve"> and </w:t>
      </w:r>
      <w:proofErr w:type="spellStart"/>
      <w:r>
        <w:t>usually</w:t>
      </w:r>
      <w:proofErr w:type="spellEnd"/>
      <w:r>
        <w:t xml:space="preserve"> </w:t>
      </w:r>
      <w:proofErr w:type="spellStart"/>
      <w:r>
        <w:t>they</w:t>
      </w:r>
      <w:proofErr w:type="spellEnd"/>
      <w:r>
        <w:t xml:space="preserve"> </w:t>
      </w:r>
      <w:proofErr w:type="spellStart"/>
      <w:r>
        <w:t>use</w:t>
      </w:r>
      <w:proofErr w:type="spellEnd"/>
      <w:r>
        <w:t xml:space="preserve"> </w:t>
      </w:r>
      <w:proofErr w:type="spellStart"/>
      <w:r>
        <w:t>full</w:t>
      </w:r>
      <w:proofErr w:type="spellEnd"/>
      <w:r>
        <w:t xml:space="preserve"> </w:t>
      </w:r>
      <w:proofErr w:type="spellStart"/>
      <w:r>
        <w:t>word</w:t>
      </w:r>
      <w:proofErr w:type="spellEnd"/>
      <w:r>
        <w:t xml:space="preserve"> and abbreviation in </w:t>
      </w:r>
      <w:proofErr w:type="spellStart"/>
      <w:r>
        <w:t>braces</w:t>
      </w:r>
      <w:proofErr w:type="spellEnd"/>
      <w:r>
        <w:t>.</w:t>
      </w:r>
    </w:p>
    <w:p w14:paraId="0AC6B27B" w14:textId="6F557A67" w:rsidR="001C73B4" w:rsidRPr="00505FA0" w:rsidRDefault="00505FA0" w:rsidP="00505FA0">
      <w:pPr>
        <w:pStyle w:val="ListParagraph"/>
        <w:numPr>
          <w:ilvl w:val="0"/>
          <w:numId w:val="22"/>
        </w:numPr>
        <w:shd w:val="clear" w:color="auto" w:fill="FFFFFF"/>
        <w:spacing w:after="0" w:line="240" w:lineRule="auto"/>
        <w:jc w:val="both"/>
        <w:outlineLvl w:val="2"/>
        <w:rPr>
          <w:rFonts w:ascii="Verdana" w:eastAsia="Times New Roman" w:hAnsi="Verdana"/>
          <w:bCs/>
          <w:color w:val="000000" w:themeColor="text1"/>
          <w:sz w:val="20"/>
          <w:szCs w:val="20"/>
          <w:lang w:val="en-US" w:eastAsia="en-GB"/>
        </w:rPr>
      </w:pPr>
      <w:r>
        <w:t xml:space="preserve">Page  </w:t>
      </w:r>
      <w:r w:rsidR="00316685">
        <w:t>2</w:t>
      </w:r>
      <w:r>
        <w:t xml:space="preserve"> – I </w:t>
      </w:r>
      <w:proofErr w:type="spellStart"/>
      <w:r>
        <w:t>moved</w:t>
      </w:r>
      <w:proofErr w:type="spellEnd"/>
      <w:r>
        <w:t xml:space="preserve"> sponsors </w:t>
      </w:r>
      <w:proofErr w:type="spellStart"/>
      <w:r>
        <w:t>after</w:t>
      </w:r>
      <w:proofErr w:type="spellEnd"/>
      <w:r>
        <w:t xml:space="preserve"> the </w:t>
      </w:r>
      <w:proofErr w:type="spellStart"/>
      <w:r>
        <w:t>organizers</w:t>
      </w:r>
      <w:proofErr w:type="spellEnd"/>
      <w:r>
        <w:t xml:space="preserve"> (</w:t>
      </w:r>
      <w:proofErr w:type="spellStart"/>
      <w:r>
        <w:t>instead</w:t>
      </w:r>
      <w:proofErr w:type="spellEnd"/>
      <w:r>
        <w:t xml:space="preserve"> of the </w:t>
      </w:r>
      <w:proofErr w:type="spellStart"/>
      <w:r>
        <w:t>venue</w:t>
      </w:r>
      <w:proofErr w:type="spellEnd"/>
      <w:r>
        <w:t>)</w:t>
      </w:r>
    </w:p>
    <w:p w14:paraId="0187BC06" w14:textId="39629915" w:rsidR="00505FA0" w:rsidRDefault="00505FA0" w:rsidP="00505FA0">
      <w:pPr>
        <w:pStyle w:val="ListParagraph"/>
        <w:numPr>
          <w:ilvl w:val="0"/>
          <w:numId w:val="23"/>
        </w:numPr>
        <w:shd w:val="clear" w:color="auto" w:fill="FFFFFF"/>
        <w:spacing w:after="0" w:line="240" w:lineRule="auto"/>
        <w:jc w:val="both"/>
        <w:outlineLvl w:val="2"/>
        <w:rPr>
          <w:rFonts w:ascii="Verdana" w:eastAsia="Times New Roman" w:hAnsi="Verdana"/>
          <w:bCs/>
          <w:color w:val="000000" w:themeColor="text1"/>
          <w:sz w:val="20"/>
          <w:szCs w:val="20"/>
          <w:lang w:val="en-US" w:eastAsia="en-GB"/>
        </w:rPr>
      </w:pPr>
      <w:r>
        <w:rPr>
          <w:rFonts w:ascii="Verdana" w:eastAsia="Times New Roman" w:hAnsi="Verdana"/>
          <w:bCs/>
          <w:color w:val="000000" w:themeColor="text1"/>
          <w:sz w:val="20"/>
          <w:szCs w:val="20"/>
          <w:lang w:val="en-US" w:eastAsia="en-GB"/>
        </w:rPr>
        <w:t>I deleted photos of the venue – what do you think? – maybe we can use them in the next letter? It</w:t>
      </w:r>
      <w:r w:rsidR="00316685">
        <w:rPr>
          <w:rFonts w:ascii="Verdana" w:eastAsia="Times New Roman" w:hAnsi="Verdana"/>
          <w:bCs/>
          <w:color w:val="000000" w:themeColor="text1"/>
          <w:sz w:val="20"/>
          <w:szCs w:val="20"/>
          <w:lang w:val="en-US" w:eastAsia="en-GB"/>
        </w:rPr>
        <w:t xml:space="preserve"> seems to me that they are not so important on this stage. And they are not of a good quality, if needed we can describe the venue (“the venue provide possibility to fit X </w:t>
      </w:r>
      <w:proofErr w:type="spellStart"/>
      <w:r w:rsidR="00316685">
        <w:rPr>
          <w:rFonts w:ascii="Verdana" w:eastAsia="Times New Roman" w:hAnsi="Verdana"/>
          <w:bCs/>
          <w:color w:val="000000" w:themeColor="text1"/>
          <w:sz w:val="20"/>
          <w:szCs w:val="20"/>
          <w:lang w:val="en-US" w:eastAsia="en-GB"/>
        </w:rPr>
        <w:t>perons</w:t>
      </w:r>
      <w:proofErr w:type="spellEnd"/>
      <w:r w:rsidR="00316685">
        <w:rPr>
          <w:rFonts w:ascii="Verdana" w:eastAsia="Times New Roman" w:hAnsi="Verdana"/>
          <w:bCs/>
          <w:color w:val="000000" w:themeColor="text1"/>
          <w:sz w:val="20"/>
          <w:szCs w:val="20"/>
          <w:lang w:val="en-US" w:eastAsia="en-GB"/>
        </w:rPr>
        <w:t xml:space="preserve"> and has additional convenient spaces for sectoral discussions… ”)</w:t>
      </w:r>
    </w:p>
    <w:p w14:paraId="16979F1C" w14:textId="1BA75F01" w:rsidR="00316685" w:rsidRPr="00316685" w:rsidRDefault="00316685" w:rsidP="00505FA0">
      <w:pPr>
        <w:pStyle w:val="ListParagraph"/>
        <w:numPr>
          <w:ilvl w:val="0"/>
          <w:numId w:val="23"/>
        </w:numPr>
        <w:shd w:val="clear" w:color="auto" w:fill="FFFFFF"/>
        <w:spacing w:after="0" w:line="240" w:lineRule="auto"/>
        <w:jc w:val="both"/>
        <w:outlineLvl w:val="2"/>
        <w:rPr>
          <w:rFonts w:ascii="Verdana" w:eastAsia="Times New Roman" w:hAnsi="Verdana"/>
          <w:bCs/>
          <w:color w:val="000000" w:themeColor="text1"/>
          <w:sz w:val="20"/>
          <w:szCs w:val="20"/>
          <w:lang w:val="en-US" w:eastAsia="en-GB"/>
        </w:rPr>
      </w:pPr>
      <w:r>
        <w:rPr>
          <w:rFonts w:ascii="Verdana" w:eastAsia="Times New Roman" w:hAnsi="Verdana"/>
          <w:bCs/>
          <w:color w:val="000000" w:themeColor="text1"/>
          <w:sz w:val="20"/>
          <w:szCs w:val="20"/>
          <w:lang w:val="en-US" w:eastAsia="en-GB"/>
        </w:rPr>
        <w:t xml:space="preserve">I wrote a question for Susanna and Alicia – to put some additional information – address and type of building – </w:t>
      </w:r>
      <w:r w:rsidRPr="00316685">
        <w:rPr>
          <w:rFonts w:asciiTheme="minorHAnsi" w:eastAsia="Times New Roman" w:hAnsiTheme="minorHAnsi" w:cs="Arial"/>
          <w:bCs/>
          <w:color w:val="000000" w:themeColor="text1"/>
          <w:sz w:val="24"/>
          <w:szCs w:val="24"/>
          <w:lang w:val="en-US" w:eastAsia="en-GB"/>
        </w:rPr>
        <w:t>I didn’t understand if it is a hotel or bank or  what kind of building it is</w:t>
      </w:r>
      <w:r>
        <w:rPr>
          <w:rFonts w:asciiTheme="minorHAnsi" w:eastAsia="Times New Roman" w:hAnsiTheme="minorHAnsi" w:cs="Arial"/>
          <w:bCs/>
          <w:color w:val="000000" w:themeColor="text1"/>
          <w:sz w:val="24"/>
          <w:szCs w:val="24"/>
          <w:lang w:val="en-US" w:eastAsia="en-GB"/>
        </w:rPr>
        <w:t>.</w:t>
      </w:r>
    </w:p>
    <w:p w14:paraId="66C73698" w14:textId="77777777" w:rsidR="00316685" w:rsidRPr="00316685" w:rsidRDefault="00316685" w:rsidP="00505FA0">
      <w:pPr>
        <w:pStyle w:val="ListParagraph"/>
        <w:numPr>
          <w:ilvl w:val="0"/>
          <w:numId w:val="23"/>
        </w:numPr>
        <w:shd w:val="clear" w:color="auto" w:fill="FFFFFF"/>
        <w:spacing w:after="0" w:line="240" w:lineRule="auto"/>
        <w:jc w:val="both"/>
        <w:outlineLvl w:val="2"/>
        <w:rPr>
          <w:rFonts w:ascii="Verdana" w:eastAsia="Times New Roman" w:hAnsi="Verdana"/>
          <w:bCs/>
          <w:color w:val="000000" w:themeColor="text1"/>
          <w:sz w:val="20"/>
          <w:szCs w:val="20"/>
          <w:lang w:val="en-US" w:eastAsia="en-GB"/>
        </w:rPr>
      </w:pPr>
      <w:r>
        <w:rPr>
          <w:rFonts w:ascii="Verdana" w:eastAsia="Times New Roman" w:hAnsi="Verdana"/>
          <w:bCs/>
          <w:color w:val="000000" w:themeColor="text1"/>
          <w:sz w:val="20"/>
          <w:szCs w:val="20"/>
          <w:lang w:val="en-US" w:eastAsia="en-GB"/>
        </w:rPr>
        <w:t>I marked Russian language as it is not decided yet.</w:t>
      </w:r>
      <w:r>
        <w:rPr>
          <w:rFonts w:ascii="Verdana" w:eastAsia="Times New Roman" w:hAnsi="Verdana"/>
          <w:sz w:val="20"/>
          <w:szCs w:val="20"/>
          <w:lang w:val="en-US" w:eastAsia="en-GB"/>
        </w:rPr>
        <w:t xml:space="preserve"> Should we write about it? Nevertheless this mark should attract attention of the Spanish side</w:t>
      </w:r>
    </w:p>
    <w:p w14:paraId="4840D4CB" w14:textId="6BAAB742" w:rsidR="004B2CE1" w:rsidRDefault="004B2CE1" w:rsidP="004B2CE1">
      <w:pPr>
        <w:shd w:val="clear" w:color="auto" w:fill="FFFFFF"/>
        <w:spacing w:after="0" w:line="240" w:lineRule="auto"/>
        <w:jc w:val="both"/>
        <w:outlineLvl w:val="2"/>
        <w:rPr>
          <w:rFonts w:ascii="Verdana" w:eastAsia="Times New Roman" w:hAnsi="Verdana"/>
          <w:bCs/>
          <w:color w:val="000000" w:themeColor="text1"/>
          <w:sz w:val="20"/>
          <w:szCs w:val="20"/>
          <w:lang w:val="en-US" w:eastAsia="en-GB"/>
        </w:rPr>
      </w:pPr>
      <w:r w:rsidRPr="004B2CE1">
        <w:rPr>
          <w:rFonts w:ascii="Verdana" w:eastAsia="Times New Roman" w:hAnsi="Verdana"/>
          <w:bCs/>
          <w:color w:val="000000" w:themeColor="text1"/>
          <w:sz w:val="20"/>
          <w:szCs w:val="20"/>
          <w:lang w:val="en-US" w:eastAsia="en-GB"/>
        </w:rPr>
        <w:lastRenderedPageBreak/>
        <w:t xml:space="preserve">Page 5 - </w:t>
      </w:r>
      <w:r w:rsidRPr="004B2CE1">
        <w:rPr>
          <w:rFonts w:ascii="Verdana" w:eastAsia="Times New Roman" w:hAnsi="Verdana"/>
          <w:bCs/>
          <w:color w:val="000000" w:themeColor="text1"/>
          <w:sz w:val="20"/>
          <w:szCs w:val="20"/>
          <w:lang w:val="en-US" w:eastAsia="en-GB"/>
        </w:rPr>
        <w:t>Scientific and Program</w:t>
      </w:r>
      <w:r w:rsidRPr="004B2CE1">
        <w:rPr>
          <w:rFonts w:ascii="Verdana" w:eastAsia="Times New Roman" w:hAnsi="Verdana"/>
          <w:bCs/>
          <w:color w:val="000000" w:themeColor="text1"/>
          <w:sz w:val="20"/>
          <w:szCs w:val="20"/>
          <w:lang w:val="en-US" w:eastAsia="en-GB"/>
        </w:rPr>
        <w:t xml:space="preserve"> </w:t>
      </w:r>
      <w:r w:rsidRPr="004B2CE1">
        <w:rPr>
          <w:rFonts w:ascii="Verdana" w:eastAsia="Times New Roman" w:hAnsi="Verdana"/>
          <w:bCs/>
          <w:color w:val="000000" w:themeColor="text1"/>
          <w:sz w:val="20"/>
          <w:szCs w:val="20"/>
          <w:lang w:val="en-US" w:eastAsia="en-GB"/>
        </w:rPr>
        <w:t>Committee</w:t>
      </w:r>
      <w:r>
        <w:rPr>
          <w:rFonts w:ascii="Verdana" w:eastAsia="Times New Roman" w:hAnsi="Verdana"/>
          <w:bCs/>
          <w:color w:val="000000" w:themeColor="text1"/>
          <w:sz w:val="20"/>
          <w:szCs w:val="20"/>
          <w:lang w:val="en-US" w:eastAsia="en-GB"/>
        </w:rPr>
        <w:t xml:space="preserve"> list.</w:t>
      </w:r>
      <w:r w:rsidRPr="004B2CE1">
        <w:rPr>
          <w:rFonts w:ascii="Verdana" w:eastAsia="Times New Roman" w:hAnsi="Verdana"/>
          <w:bCs/>
          <w:color w:val="000000" w:themeColor="text1"/>
          <w:sz w:val="20"/>
          <w:szCs w:val="20"/>
          <w:lang w:val="en-US" w:eastAsia="en-GB"/>
        </w:rPr>
        <w:t xml:space="preserve"> I marked green duplicated names – 9 people mentioned twice in this list but with different prefixes</w:t>
      </w:r>
      <w:r>
        <w:rPr>
          <w:rFonts w:ascii="Verdana" w:eastAsia="Times New Roman" w:hAnsi="Verdana"/>
          <w:bCs/>
          <w:color w:val="000000" w:themeColor="text1"/>
          <w:sz w:val="20"/>
          <w:szCs w:val="20"/>
          <w:lang w:val="en-US" w:eastAsia="en-GB"/>
        </w:rPr>
        <w:t>.</w:t>
      </w:r>
    </w:p>
    <w:p w14:paraId="0F455930" w14:textId="6A6B29A2" w:rsidR="004B2CE1" w:rsidRDefault="004B2CE1" w:rsidP="004B2CE1">
      <w:pPr>
        <w:shd w:val="clear" w:color="auto" w:fill="FFFFFF"/>
        <w:spacing w:after="0" w:line="240" w:lineRule="auto"/>
        <w:jc w:val="both"/>
        <w:outlineLvl w:val="2"/>
        <w:rPr>
          <w:rFonts w:ascii="Verdana" w:eastAsia="Times New Roman" w:hAnsi="Verdana"/>
          <w:bCs/>
          <w:color w:val="000000" w:themeColor="text1"/>
          <w:sz w:val="20"/>
          <w:szCs w:val="20"/>
          <w:lang w:val="en-US" w:eastAsia="en-GB"/>
        </w:rPr>
      </w:pPr>
      <w:r>
        <w:rPr>
          <w:rFonts w:ascii="Verdana" w:eastAsia="Times New Roman" w:hAnsi="Verdana"/>
          <w:bCs/>
          <w:color w:val="000000" w:themeColor="text1"/>
          <w:sz w:val="20"/>
          <w:szCs w:val="20"/>
          <w:lang w:val="en-US" w:eastAsia="en-GB"/>
        </w:rPr>
        <w:t>Page 10 – unfinished sentence about sponsors. I marked it red.</w:t>
      </w:r>
    </w:p>
    <w:p w14:paraId="2985BE6F" w14:textId="77777777" w:rsidR="004B2CE1" w:rsidRPr="004B2CE1" w:rsidRDefault="004B2CE1" w:rsidP="004B2CE1">
      <w:pPr>
        <w:shd w:val="clear" w:color="auto" w:fill="FFFFFF"/>
        <w:spacing w:after="0" w:line="240" w:lineRule="auto"/>
        <w:jc w:val="both"/>
        <w:outlineLvl w:val="2"/>
        <w:rPr>
          <w:rFonts w:ascii="Verdana" w:eastAsia="Times New Roman" w:hAnsi="Verdana"/>
          <w:bCs/>
          <w:color w:val="000000" w:themeColor="text1"/>
          <w:sz w:val="20"/>
          <w:szCs w:val="20"/>
          <w:lang w:val="en-US" w:eastAsia="en-GB"/>
        </w:rPr>
      </w:pPr>
    </w:p>
    <w:p w14:paraId="7EF45C50" w14:textId="29027432" w:rsidR="00316685" w:rsidRPr="004B2CE1" w:rsidRDefault="00316685" w:rsidP="004B2CE1">
      <w:pPr>
        <w:shd w:val="clear" w:color="auto" w:fill="FFFFFF"/>
        <w:spacing w:after="0" w:line="240" w:lineRule="auto"/>
        <w:jc w:val="both"/>
        <w:outlineLvl w:val="2"/>
        <w:rPr>
          <w:rFonts w:ascii="Verdana" w:eastAsia="Times New Roman" w:hAnsi="Verdana"/>
          <w:bCs/>
          <w:color w:val="000000" w:themeColor="text1"/>
          <w:sz w:val="20"/>
          <w:szCs w:val="20"/>
          <w:lang w:val="en-US" w:eastAsia="en-GB"/>
        </w:rPr>
      </w:pPr>
    </w:p>
    <w:sectPr w:rsidR="00316685" w:rsidRPr="004B2CE1" w:rsidSect="00597731">
      <w:pgSz w:w="11906" w:h="16838"/>
      <w:pgMar w:top="1701" w:right="707" w:bottom="1701" w:left="1134" w:header="709" w:footer="709" w:gutter="0"/>
      <w:pgBorders w:offsetFrom="page">
        <w:bottom w:val="single" w:sz="4" w:space="24" w:color="FFFFFF"/>
      </w:pgBorder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ateryna" w:date="2022-05-16T18:49:00Z" w:initials="KO">
    <w:p w14:paraId="4C7FDC8E" w14:textId="58D658B3" w:rsidR="00505FA0" w:rsidRDefault="00505FA0">
      <w:pPr>
        <w:pStyle w:val="CommentText"/>
      </w:pPr>
      <w:r>
        <w:rPr>
          <w:rStyle w:val="CommentReference"/>
        </w:rPr>
        <w:annotationRef/>
      </w:r>
      <w:proofErr w:type="spellStart"/>
      <w:r>
        <w:t>Maybe</w:t>
      </w:r>
      <w:proofErr w:type="spellEnd"/>
      <w:r>
        <w:t xml:space="preserve"> </w:t>
      </w:r>
      <w:proofErr w:type="spellStart"/>
      <w:r>
        <w:t>would</w:t>
      </w:r>
      <w:proofErr w:type="spellEnd"/>
      <w:r>
        <w:t xml:space="preserve"> </w:t>
      </w:r>
      <w:proofErr w:type="spellStart"/>
      <w:r>
        <w:t>be</w:t>
      </w:r>
      <w:proofErr w:type="spellEnd"/>
      <w:r>
        <w:t xml:space="preserve"> </w:t>
      </w:r>
      <w:proofErr w:type="spellStart"/>
      <w:r>
        <w:t>better</w:t>
      </w:r>
      <w:proofErr w:type="spellEnd"/>
      <w:r>
        <w:t xml:space="preserve"> </w:t>
      </w:r>
      <w:proofErr w:type="spellStart"/>
      <w:r>
        <w:t>to use</w:t>
      </w:r>
      <w:proofErr w:type="spellEnd"/>
      <w:r>
        <w:t xml:space="preserve"> </w:t>
      </w:r>
      <w:proofErr w:type="spellStart"/>
      <w:r>
        <w:t>here</w:t>
      </w:r>
      <w:proofErr w:type="spellEnd"/>
      <w:r>
        <w:t xml:space="preserve"> the </w:t>
      </w:r>
      <w:proofErr w:type="spellStart"/>
      <w:r>
        <w:t>full</w:t>
      </w:r>
      <w:proofErr w:type="spellEnd"/>
      <w:r>
        <w:t xml:space="preserve"> </w:t>
      </w:r>
      <w:proofErr w:type="spellStart"/>
      <w:r>
        <w:t>expression</w:t>
      </w:r>
      <w:proofErr w:type="spellEnd"/>
      <w:r>
        <w:t xml:space="preserve">? As a </w:t>
      </w:r>
      <w:proofErr w:type="spellStart"/>
      <w:r>
        <w:t>first</w:t>
      </w:r>
      <w:proofErr w:type="spellEnd"/>
      <w:r>
        <w:t xml:space="preserve"> </w:t>
      </w:r>
      <w:proofErr w:type="spellStart"/>
      <w:r>
        <w:t>mention</w:t>
      </w:r>
      <w:proofErr w:type="spellEnd"/>
    </w:p>
  </w:comment>
  <w:comment w:id="24" w:author="roland" w:date="2020-01-07T05:31:00Z" w:initials="r">
    <w:p w14:paraId="0B46A85E" w14:textId="77777777" w:rsidR="00505FA0" w:rsidRPr="00FA34B0" w:rsidRDefault="00505FA0" w:rsidP="00AD329A">
      <w:pPr>
        <w:pStyle w:val="CommentText"/>
        <w:rPr>
          <w:lang w:val="en-US"/>
        </w:rPr>
      </w:pPr>
      <w:r>
        <w:rPr>
          <w:rStyle w:val="CommentReference"/>
        </w:rPr>
        <w:annotationRef/>
      </w:r>
      <w:r>
        <w:rPr>
          <w:lang w:val="de-DE"/>
        </w:rPr>
        <w:t>Falls die Chinesen, Brasilianer, Russen  oder Südafrika kommen möchte offen halten. Yes, OK</w:t>
      </w:r>
    </w:p>
  </w:comment>
  <w:comment w:id="25" w:author="John Vijgen" w:date="2022-05-01T19:34:00Z" w:initials="JV">
    <w:p w14:paraId="30B5C244" w14:textId="77777777" w:rsidR="00505FA0" w:rsidRPr="00FA34B0" w:rsidRDefault="00505FA0" w:rsidP="00AD329A">
      <w:pPr>
        <w:pStyle w:val="CommentText"/>
        <w:rPr>
          <w:lang w:val="en-US"/>
        </w:rPr>
      </w:pPr>
      <w:r>
        <w:rPr>
          <w:rStyle w:val="CommentReference"/>
        </w:rPr>
        <w:annotationRef/>
      </w:r>
      <w:r w:rsidRPr="00FA34B0">
        <w:rPr>
          <w:lang w:val="en-US"/>
        </w:rPr>
        <w:t xml:space="preserve">Elena, Alicia: pllease note that this is a request from SEP China that may be interested in these issues- Therefore, we have added globally   </w:t>
      </w:r>
    </w:p>
  </w:comment>
  <w:comment w:id="26" w:author="roland" w:date="2020-01-07T07:18:00Z" w:initials="r">
    <w:p w14:paraId="47EA734F" w14:textId="77777777" w:rsidR="00505FA0" w:rsidRPr="00550B3F" w:rsidRDefault="00505FA0" w:rsidP="00AD329A">
      <w:pPr>
        <w:pStyle w:val="CommentText"/>
        <w:rPr>
          <w:lang w:val="de-DE"/>
        </w:rPr>
      </w:pPr>
      <w:r>
        <w:rPr>
          <w:rStyle w:val="CommentReference"/>
        </w:rPr>
        <w:annotationRef/>
      </w:r>
      <w:r w:rsidRPr="00550B3F">
        <w:rPr>
          <w:lang w:val="de-DE"/>
        </w:rPr>
        <w:t>Zu dem Thema wahrscheinlich keine session – nur wenn was vernünftiges an submission kommt</w:t>
      </w:r>
      <w:r>
        <w:rPr>
          <w:lang w:val="de-DE"/>
        </w:rPr>
        <w:t xml:space="preserve">. OK we will see </w:t>
      </w:r>
    </w:p>
  </w:comment>
  <w:comment w:id="63" w:author="John Vijgen" w:date="2019-10-30T19:09:00Z" w:initials="JV">
    <w:p w14:paraId="3723EA31" w14:textId="77777777" w:rsidR="00505FA0" w:rsidRPr="00457D48" w:rsidRDefault="00505FA0" w:rsidP="004B4AEB">
      <w:pPr>
        <w:pStyle w:val="CommentText"/>
        <w:rPr>
          <w:lang w:val="en-GB"/>
        </w:rPr>
      </w:pPr>
      <w:r>
        <w:rPr>
          <w:rStyle w:val="CommentReference"/>
        </w:rPr>
        <w:annotationRef/>
      </w:r>
      <w:r w:rsidRPr="00457D48">
        <w:rPr>
          <w:lang w:val="en-GB"/>
        </w:rPr>
        <w:t>To b</w:t>
      </w:r>
      <w:r>
        <w:rPr>
          <w:lang w:val="en-GB"/>
        </w:rPr>
        <w:t>e changed</w:t>
      </w:r>
    </w:p>
  </w:comment>
  <w:comment w:id="65" w:author="John Vijgen" w:date="2019-10-30T19:09:00Z" w:initials="JV">
    <w:p w14:paraId="77DC210E" w14:textId="77777777" w:rsidR="00505FA0" w:rsidRPr="00457D48" w:rsidRDefault="00505FA0" w:rsidP="004B4AEB">
      <w:pPr>
        <w:pStyle w:val="CommentText"/>
        <w:rPr>
          <w:lang w:val="en-GB"/>
        </w:rPr>
      </w:pPr>
      <w:r>
        <w:rPr>
          <w:rStyle w:val="CommentReference"/>
        </w:rPr>
        <w:annotationRef/>
      </w:r>
      <w:r w:rsidRPr="00457D48">
        <w:rPr>
          <w:lang w:val="en-GB"/>
        </w:rPr>
        <w:t>To be c</w:t>
      </w:r>
      <w:r>
        <w:rPr>
          <w:lang w:val="en-GB"/>
        </w:rPr>
        <w:t>hanged to Surfing !!</w:t>
      </w:r>
    </w:p>
  </w:comment>
  <w:comment w:id="66" w:author="John Vijgen" w:date="2019-10-30T16:04:00Z" w:initials="JV">
    <w:p w14:paraId="52ED0C52" w14:textId="77777777" w:rsidR="00505FA0" w:rsidRPr="00457D48" w:rsidRDefault="00505FA0" w:rsidP="004B4AEB">
      <w:pPr>
        <w:pStyle w:val="CommentText"/>
        <w:rPr>
          <w:lang w:val="en-GB"/>
        </w:rPr>
      </w:pPr>
      <w:r>
        <w:rPr>
          <w:rStyle w:val="CommentReference"/>
        </w:rPr>
        <w:annotationRef/>
      </w:r>
      <w:r w:rsidRPr="00457D48">
        <w:rPr>
          <w:lang w:val="en-GB"/>
        </w:rPr>
        <w:t>Still existing???</w:t>
      </w:r>
      <w:r>
        <w:rPr>
          <w:lang w:val="en-GB"/>
        </w:rPr>
        <w:t xml:space="preserve"> Now to be modified to Life surfin!!!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C7FDC8E" w15:done="0"/>
  <w15:commentEx w15:paraId="0B46A85E" w15:done="0"/>
  <w15:commentEx w15:paraId="30B5C244" w15:paraIdParent="0B46A85E" w15:done="0"/>
  <w15:commentEx w15:paraId="47EA734F" w15:done="0"/>
  <w15:commentEx w15:paraId="3723EA31" w15:done="0"/>
  <w15:commentEx w15:paraId="77DC210E" w15:done="0"/>
  <w15:commentEx w15:paraId="52ED0C5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1BEECDC" w16cex:dateUtc="2020-01-07T04:31:00Z"/>
  <w16cex:commentExtensible w16cex:durableId="26195F4D" w16cex:dateUtc="2022-05-01T17:34:00Z"/>
  <w16cex:commentExtensible w16cex:durableId="21BEECDD" w16cex:dateUtc="2020-01-07T06:18:00Z"/>
  <w16cex:commentExtensible w16cex:durableId="21645E77" w16cex:dateUtc="2019-10-30T18:09:00Z"/>
  <w16cex:commentExtensible w16cex:durableId="21645E68" w16cex:dateUtc="2019-10-30T18:09:00Z"/>
  <w16cex:commentExtensible w16cex:durableId="2164330D" w16cex:dateUtc="2019-10-30T15: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7FDC8E" w16cid:durableId="262D1B3F"/>
  <w16cid:commentId w16cid:paraId="0B46A85E" w16cid:durableId="21BEECDC"/>
  <w16cid:commentId w16cid:paraId="30B5C244" w16cid:durableId="26195F4D"/>
  <w16cid:commentId w16cid:paraId="47EA734F" w16cid:durableId="21BEECDD"/>
  <w16cid:commentId w16cid:paraId="3723EA31" w16cid:durableId="21645E77"/>
  <w16cid:commentId w16cid:paraId="77DC210E" w16cid:durableId="21645E68"/>
  <w16cid:commentId w16cid:paraId="52ED0C52" w16cid:durableId="216433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28C6EF" w14:textId="77777777" w:rsidR="00000EC8" w:rsidRDefault="00000EC8" w:rsidP="006E5D7E">
      <w:pPr>
        <w:spacing w:after="0" w:line="240" w:lineRule="auto"/>
      </w:pPr>
      <w:r>
        <w:separator/>
      </w:r>
    </w:p>
  </w:endnote>
  <w:endnote w:type="continuationSeparator" w:id="0">
    <w:p w14:paraId="44BCC6D9" w14:textId="77777777" w:rsidR="00000EC8" w:rsidRDefault="00000EC8" w:rsidP="006E5D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6E60F4" w14:textId="687473D0" w:rsidR="00505FA0" w:rsidRPr="006C6C28" w:rsidRDefault="00505FA0" w:rsidP="00907743">
    <w:pPr>
      <w:pStyle w:val="Footer"/>
      <w:ind w:left="-993"/>
      <w:jc w:val="center"/>
      <w:rPr>
        <w:lang w:val="en-GB"/>
      </w:rPr>
    </w:pPr>
    <w:sdt>
      <w:sdtPr>
        <w:rPr>
          <w:lang w:val="en-GB"/>
        </w:rPr>
        <w:id w:val="-1333515091"/>
        <w:docPartObj>
          <w:docPartGallery w:val="Page Numbers (Bottom of Page)"/>
          <w:docPartUnique/>
        </w:docPartObj>
      </w:sdtPr>
      <w:sdtContent>
        <w:r w:rsidRPr="00DE0A1C">
          <w:rPr>
            <w:noProof/>
            <w:lang w:val="de-DE" w:eastAsia="de-DE"/>
          </w:rPr>
          <mc:AlternateContent>
            <mc:Choice Requires="wps">
              <w:drawing>
                <wp:anchor distT="0" distB="0" distL="114300" distR="114300" simplePos="0" relativeHeight="251663360" behindDoc="0" locked="0" layoutInCell="1" allowOverlap="1" wp14:anchorId="23DE56DB" wp14:editId="23B6D65E">
                  <wp:simplePos x="0" y="0"/>
                  <wp:positionH relativeFrom="rightMargin">
                    <wp:align>center</wp:align>
                  </wp:positionH>
                  <wp:positionV relativeFrom="bottomMargin">
                    <wp:align>center</wp:align>
                  </wp:positionV>
                  <wp:extent cx="565785" cy="191770"/>
                  <wp:effectExtent l="0" t="0"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85677EB" w14:textId="77777777" w:rsidR="00505FA0" w:rsidRDefault="00505FA0">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sidRPr="00CF0E08">
                                <w:rPr>
                                  <w:noProof/>
                                  <w:color w:val="C0504D" w:themeColor="accent2"/>
                                </w:rPr>
                                <w:t>4</w:t>
                              </w:r>
                              <w:r>
                                <w:rPr>
                                  <w:color w:val="C050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23DE56DB" id="Rectangle 4" o:spid="_x0000_s1026" style="position:absolute;left:0;text-align:left;margin-left:0;margin-top:0;width:44.55pt;height:15.1pt;rotation:180;flip:x;z-index:25166336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" filled="f" fillcolor="#c0504d" stroked="f" strokecolor="#5c83b4" strokeweight="2.25pt">
                  <v:textbox inset=",0,,0">
                    <w:txbxContent>
                      <w:p w14:paraId="085677EB" w14:textId="77777777" w:rsidR="00505FA0" w:rsidRDefault="00505FA0">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sidRPr="00CF0E08">
                          <w:rPr>
                            <w:noProof/>
                            <w:color w:val="C0504D" w:themeColor="accent2"/>
                          </w:rPr>
                          <w:t>4</w:t>
                        </w:r>
                        <w:r>
                          <w:rPr>
                            <w:color w:val="C0504D" w:themeColor="accent2"/>
                          </w:rPr>
                          <w:fldChar w:fldCharType="end"/>
                        </w:r>
                      </w:p>
                    </w:txbxContent>
                  </v:textbox>
                  <w10:wrap anchorx="margin" anchory="margin"/>
                </v:rect>
              </w:pict>
            </mc:Fallback>
          </mc:AlternateContent>
        </w:r>
      </w:sdtContent>
    </w:sdt>
    <w:ins w:id="27" w:author="John Vijgen" w:date="2020-01-07T13:22:00Z">
      <w:r w:rsidRPr="00AB16FA">
        <w:t xml:space="preserve"> </w:t>
      </w:r>
      <w:r>
        <w:rPr>
          <w:noProof/>
        </w:rPr>
        <w:drawing>
          <wp:inline distT="0" distB="0" distL="0" distR="0" wp14:anchorId="384AA093" wp14:editId="21FF0BBC">
            <wp:extent cx="737870" cy="489653"/>
            <wp:effectExtent l="0" t="0" r="508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8316" cy="496585"/>
                    </a:xfrm>
                    <a:prstGeom prst="rect">
                      <a:avLst/>
                    </a:prstGeom>
                    <a:noFill/>
                    <a:ln>
                      <a:noFill/>
                    </a:ln>
                  </pic:spPr>
                </pic:pic>
              </a:graphicData>
            </a:graphic>
          </wp:inline>
        </w:drawing>
      </w:r>
    </w:ins>
    <w:ins w:id="28" w:author="John Vijgen" w:date="2020-01-07T13:23:00Z">
      <w:r w:rsidRPr="00AB16FA">
        <w:t xml:space="preserve"> </w:t>
      </w:r>
    </w:ins>
    <w:ins w:id="29" w:author="John Vijgen" w:date="2020-01-07T13:25:00Z">
      <w:r w:rsidRPr="00AB16FA">
        <w:t xml:space="preserve"> </w:t>
      </w:r>
      <w:r>
        <w:rPr>
          <w:noProof/>
        </w:rPr>
        <w:drawing>
          <wp:inline distT="0" distB="0" distL="0" distR="0" wp14:anchorId="74F68E32" wp14:editId="31BA0BFA">
            <wp:extent cx="1099820" cy="323419"/>
            <wp:effectExtent l="0" t="0" r="508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24902" cy="330795"/>
                    </a:xfrm>
                    <a:prstGeom prst="rect">
                      <a:avLst/>
                    </a:prstGeom>
                    <a:noFill/>
                    <a:ln>
                      <a:noFill/>
                    </a:ln>
                  </pic:spPr>
                </pic:pic>
              </a:graphicData>
            </a:graphic>
          </wp:inline>
        </w:drawing>
      </w:r>
    </w:ins>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37A0DE" w14:textId="77777777" w:rsidR="00000EC8" w:rsidRDefault="00000EC8" w:rsidP="006E5D7E">
      <w:pPr>
        <w:spacing w:after="0" w:line="240" w:lineRule="auto"/>
      </w:pPr>
      <w:r>
        <w:separator/>
      </w:r>
    </w:p>
  </w:footnote>
  <w:footnote w:type="continuationSeparator" w:id="0">
    <w:p w14:paraId="51130ABF" w14:textId="77777777" w:rsidR="00000EC8" w:rsidRDefault="00000EC8" w:rsidP="006E5D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431A28" w14:textId="4C00C7DE" w:rsidR="00505FA0" w:rsidRDefault="00505FA0" w:rsidP="00073818">
    <w:pPr>
      <w:pStyle w:val="Header"/>
      <w:tabs>
        <w:tab w:val="clear" w:pos="9638"/>
      </w:tabs>
      <w:spacing w:before="120"/>
      <w:ind w:left="7371" w:right="-907"/>
      <w:rPr>
        <w:noProof/>
        <w:lang w:val="en-GB" w:eastAsia="en-GB"/>
      </w:rPr>
    </w:pPr>
    <w:r w:rsidRPr="009C05CC">
      <w:rPr>
        <w:noProof/>
        <w:lang w:val="de-DE" w:eastAsia="de-DE"/>
      </w:rPr>
      <w:drawing>
        <wp:inline distT="0" distB="0" distL="0" distR="0" wp14:anchorId="55007EFE" wp14:editId="0F14ACF8">
          <wp:extent cx="1896745" cy="547687"/>
          <wp:effectExtent l="0" t="0" r="825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913970" cy="552661"/>
                  </a:xfrm>
                  <a:prstGeom prst="rect">
                    <a:avLst/>
                  </a:prstGeom>
                </pic:spPr>
              </pic:pic>
            </a:graphicData>
          </a:graphic>
        </wp:inline>
      </w:drawing>
    </w:r>
    <w:r>
      <w:rPr>
        <w:noProof/>
        <w:lang w:val="de-DE" w:eastAsia="de-DE"/>
      </w:rPr>
      <w:drawing>
        <wp:anchor distT="0" distB="0" distL="114300" distR="114300" simplePos="0" relativeHeight="251662336" behindDoc="0" locked="0" layoutInCell="1" allowOverlap="1" wp14:anchorId="7298A133" wp14:editId="1ABA28C5">
          <wp:simplePos x="0" y="0"/>
          <wp:positionH relativeFrom="column">
            <wp:posOffset>3332480</wp:posOffset>
          </wp:positionH>
          <wp:positionV relativeFrom="paragraph">
            <wp:posOffset>159385</wp:posOffset>
          </wp:positionV>
          <wp:extent cx="1076325" cy="361950"/>
          <wp:effectExtent l="0" t="0" r="3175" b="6350"/>
          <wp:wrapSquare wrapText="bothSides"/>
          <wp:docPr id="46" name="3 Imagen" descr="13089_Sarga_en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089_Sarga_en_RGB.png"/>
                  <pic:cNvPicPr/>
                </pic:nvPicPr>
                <pic:blipFill>
                  <a:blip r:embed="rId2" cstate="print"/>
                  <a:srcRect l="8385" t="29304" r="10563" b="32023"/>
                  <a:stretch>
                    <a:fillRect/>
                  </a:stretch>
                </pic:blipFill>
                <pic:spPr>
                  <a:xfrm>
                    <a:off x="0" y="0"/>
                    <a:ext cx="1076325" cy="361950"/>
                  </a:xfrm>
                  <a:prstGeom prst="rect">
                    <a:avLst/>
                  </a:prstGeom>
                </pic:spPr>
              </pic:pic>
            </a:graphicData>
          </a:graphic>
        </wp:anchor>
      </w:drawing>
    </w:r>
    <w:r>
      <w:rPr>
        <w:noProof/>
        <w:lang w:val="de-DE" w:eastAsia="de-DE"/>
      </w:rPr>
      <w:drawing>
        <wp:anchor distT="0" distB="0" distL="114300" distR="114300" simplePos="0" relativeHeight="251660288" behindDoc="0" locked="0" layoutInCell="1" allowOverlap="1" wp14:anchorId="4707B376" wp14:editId="72BADB44">
          <wp:simplePos x="0" y="0"/>
          <wp:positionH relativeFrom="column">
            <wp:posOffset>2046605</wp:posOffset>
          </wp:positionH>
          <wp:positionV relativeFrom="paragraph">
            <wp:posOffset>154940</wp:posOffset>
          </wp:positionV>
          <wp:extent cx="909955" cy="400050"/>
          <wp:effectExtent l="0" t="0" r="4445" b="6350"/>
          <wp:wrapSquare wrapText="bothSides"/>
          <wp:docPr id="45" name="6 Imagen" descr="IHPA-Logo_2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HPA-Logo_2009.jpg"/>
                  <pic:cNvPicPr/>
                </pic:nvPicPr>
                <pic:blipFill>
                  <a:blip r:embed="rId3" cstate="print"/>
                  <a:stretch>
                    <a:fillRect/>
                  </a:stretch>
                </pic:blipFill>
                <pic:spPr>
                  <a:xfrm>
                    <a:off x="0" y="0"/>
                    <a:ext cx="909955" cy="400050"/>
                  </a:xfrm>
                  <a:prstGeom prst="rect">
                    <a:avLst/>
                  </a:prstGeom>
                </pic:spPr>
              </pic:pic>
            </a:graphicData>
          </a:graphic>
        </wp:anchor>
      </w:drawing>
    </w:r>
    <w:r>
      <w:rPr>
        <w:noProof/>
        <w:lang w:val="de-DE" w:eastAsia="de-DE"/>
      </w:rPr>
      <w:drawing>
        <wp:anchor distT="0" distB="0" distL="114300" distR="114300" simplePos="0" relativeHeight="251661312" behindDoc="0" locked="0" layoutInCell="1" allowOverlap="1" wp14:anchorId="7D1DD5E2" wp14:editId="057AA768">
          <wp:simplePos x="0" y="0"/>
          <wp:positionH relativeFrom="column">
            <wp:posOffset>722630</wp:posOffset>
          </wp:positionH>
          <wp:positionV relativeFrom="paragraph">
            <wp:posOffset>159385</wp:posOffset>
          </wp:positionV>
          <wp:extent cx="1019175" cy="419100"/>
          <wp:effectExtent l="0" t="0" r="0" b="0"/>
          <wp:wrapSquare wrapText="bothSides"/>
          <wp:docPr id="39" name="4 Imagen" descr="Gobiern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ierno_RGB.png"/>
                  <pic:cNvPicPr/>
                </pic:nvPicPr>
                <pic:blipFill>
                  <a:blip r:embed="rId4" cstate="print"/>
                  <a:srcRect l="14569" t="28516" r="14885" b="30469"/>
                  <a:stretch>
                    <a:fillRect/>
                  </a:stretch>
                </pic:blipFill>
                <pic:spPr>
                  <a:xfrm>
                    <a:off x="0" y="0"/>
                    <a:ext cx="1019175" cy="419100"/>
                  </a:xfrm>
                  <a:prstGeom prst="rect">
                    <a:avLst/>
                  </a:prstGeom>
                </pic:spPr>
              </pic:pic>
            </a:graphicData>
          </a:graphic>
        </wp:anchor>
      </w:drawing>
    </w:r>
    <w:r>
      <w:rPr>
        <w:noProof/>
        <w:lang w:val="de-DE" w:eastAsia="de-DE"/>
      </w:rPr>
      <w:drawing>
        <wp:anchor distT="0" distB="0" distL="114300" distR="114300" simplePos="0" relativeHeight="251659264" behindDoc="0" locked="0" layoutInCell="1" allowOverlap="1" wp14:anchorId="1AD226EA" wp14:editId="4D75033E">
          <wp:simplePos x="0" y="0"/>
          <wp:positionH relativeFrom="column">
            <wp:posOffset>-286385</wp:posOffset>
          </wp:positionH>
          <wp:positionV relativeFrom="paragraph">
            <wp:posOffset>117350</wp:posOffset>
          </wp:positionV>
          <wp:extent cx="666750" cy="476250"/>
          <wp:effectExtent l="0" t="0" r="6350" b="6350"/>
          <wp:wrapSquare wrapText="bothSides"/>
          <wp:docPr id="47" name="2 Imagen" descr="li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e.jpg"/>
                  <pic:cNvPicPr/>
                </pic:nvPicPr>
                <pic:blipFill>
                  <a:blip r:embed="rId5" cstate="print"/>
                  <a:stretch>
                    <a:fillRect/>
                  </a:stretch>
                </pic:blipFill>
                <pic:spPr>
                  <a:xfrm>
                    <a:off x="0" y="0"/>
                    <a:ext cx="666750" cy="476250"/>
                  </a:xfrm>
                  <a:prstGeom prst="rect">
                    <a:avLst/>
                  </a:prstGeom>
                </pic:spPr>
              </pic:pic>
            </a:graphicData>
          </a:graphic>
        </wp:anchor>
      </w:drawing>
    </w:r>
  </w:p>
  <w:p w14:paraId="414F5BAE" w14:textId="6E9FEA24" w:rsidR="00505FA0" w:rsidRDefault="00505FA0" w:rsidP="00011FD6">
    <w:pPr>
      <w:pStyle w:val="Header"/>
      <w:tabs>
        <w:tab w:val="clear" w:pos="9638"/>
      </w:tabs>
      <w:ind w:right="-994"/>
      <w:rPr>
        <w:noProof/>
        <w:lang w:val="en-GB" w:eastAsia="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A1D9E"/>
    <w:multiLevelType w:val="multilevel"/>
    <w:tmpl w:val="00306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B18C8"/>
    <w:multiLevelType w:val="hybridMultilevel"/>
    <w:tmpl w:val="DE5E51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CC0A55"/>
    <w:multiLevelType w:val="multilevel"/>
    <w:tmpl w:val="28165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10E51"/>
    <w:multiLevelType w:val="multilevel"/>
    <w:tmpl w:val="B374D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C20EAF"/>
    <w:multiLevelType w:val="hybridMultilevel"/>
    <w:tmpl w:val="4B3E2126"/>
    <w:lvl w:ilvl="0" w:tplc="45B48AAE">
      <w:numFmt w:val="bullet"/>
      <w:lvlText w:val="-"/>
      <w:lvlJc w:val="left"/>
      <w:pPr>
        <w:ind w:left="720" w:hanging="360"/>
      </w:pPr>
      <w:rPr>
        <w:rFonts w:ascii="Arial" w:eastAsia="Arial"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BB44395"/>
    <w:multiLevelType w:val="hybridMultilevel"/>
    <w:tmpl w:val="1CDEEC1A"/>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2BE47E4C"/>
    <w:multiLevelType w:val="multilevel"/>
    <w:tmpl w:val="0ADAB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A12FFF"/>
    <w:multiLevelType w:val="multilevel"/>
    <w:tmpl w:val="0406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378525B6"/>
    <w:multiLevelType w:val="multilevel"/>
    <w:tmpl w:val="C238720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886A38"/>
    <w:multiLevelType w:val="multilevel"/>
    <w:tmpl w:val="8E32A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0B3554"/>
    <w:multiLevelType w:val="multilevel"/>
    <w:tmpl w:val="1BD41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81224A"/>
    <w:multiLevelType w:val="hybridMultilevel"/>
    <w:tmpl w:val="17E86B30"/>
    <w:lvl w:ilvl="0" w:tplc="ABA456DE">
      <w:start w:val="1"/>
      <w:numFmt w:val="bullet"/>
      <w:lvlText w:val="-"/>
      <w:lvlJc w:val="left"/>
      <w:pPr>
        <w:ind w:left="1080" w:hanging="360"/>
      </w:pPr>
      <w:rPr>
        <w:rFonts w:ascii="Verdana" w:eastAsia="Times New Roman" w:hAnsi="Verdan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51D74FE"/>
    <w:multiLevelType w:val="hybridMultilevel"/>
    <w:tmpl w:val="0AE43C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5BC56865"/>
    <w:multiLevelType w:val="hybridMultilevel"/>
    <w:tmpl w:val="6E58BF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5BF228E8"/>
    <w:multiLevelType w:val="multilevel"/>
    <w:tmpl w:val="26C82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14A2576"/>
    <w:multiLevelType w:val="hybridMultilevel"/>
    <w:tmpl w:val="66486D9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61E96322"/>
    <w:multiLevelType w:val="singleLevel"/>
    <w:tmpl w:val="EEE0CFB2"/>
    <w:lvl w:ilvl="0">
      <w:numFmt w:val="bullet"/>
      <w:lvlText w:val="-"/>
      <w:lvlJc w:val="left"/>
      <w:pPr>
        <w:tabs>
          <w:tab w:val="num" w:pos="420"/>
        </w:tabs>
        <w:ind w:left="420" w:hanging="360"/>
      </w:pPr>
    </w:lvl>
  </w:abstractNum>
  <w:abstractNum w:abstractNumId="17" w15:restartNumberingAfterBreak="0">
    <w:nsid w:val="62E93F65"/>
    <w:multiLevelType w:val="hybridMultilevel"/>
    <w:tmpl w:val="CE60C706"/>
    <w:lvl w:ilvl="0" w:tplc="221289D2">
      <w:start w:val="1"/>
      <w:numFmt w:val="decimal"/>
      <w:lvlText w:val="%1."/>
      <w:lvlJc w:val="left"/>
      <w:pPr>
        <w:ind w:left="360" w:hanging="360"/>
      </w:pPr>
      <w:rPr>
        <w:rFonts w:hint="default"/>
        <w:b/>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8" w15:restartNumberingAfterBreak="0">
    <w:nsid w:val="654E35D3"/>
    <w:multiLevelType w:val="multilevel"/>
    <w:tmpl w:val="0ADAB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2F48C6"/>
    <w:multiLevelType w:val="hybridMultilevel"/>
    <w:tmpl w:val="1BBC49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E493757"/>
    <w:multiLevelType w:val="multilevel"/>
    <w:tmpl w:val="AB6E3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543010"/>
    <w:multiLevelType w:val="hybridMultilevel"/>
    <w:tmpl w:val="1A048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735780"/>
    <w:multiLevelType w:val="multilevel"/>
    <w:tmpl w:val="EA5C8C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0"/>
  </w:num>
  <w:num w:numId="3">
    <w:abstractNumId w:val="2"/>
  </w:num>
  <w:num w:numId="4">
    <w:abstractNumId w:val="3"/>
  </w:num>
  <w:num w:numId="5">
    <w:abstractNumId w:val="14"/>
  </w:num>
  <w:num w:numId="6">
    <w:abstractNumId w:val="6"/>
  </w:num>
  <w:num w:numId="7">
    <w:abstractNumId w:val="18"/>
  </w:num>
  <w:num w:numId="8">
    <w:abstractNumId w:val="16"/>
  </w:num>
  <w:num w:numId="9">
    <w:abstractNumId w:val="15"/>
  </w:num>
  <w:num w:numId="10">
    <w:abstractNumId w:val="1"/>
  </w:num>
  <w:num w:numId="11">
    <w:abstractNumId w:val="9"/>
  </w:num>
  <w:num w:numId="12">
    <w:abstractNumId w:val="22"/>
  </w:num>
  <w:num w:numId="13">
    <w:abstractNumId w:val="20"/>
  </w:num>
  <w:num w:numId="14">
    <w:abstractNumId w:val="19"/>
  </w:num>
  <w:num w:numId="15">
    <w:abstractNumId w:val="7"/>
  </w:num>
  <w:num w:numId="16">
    <w:abstractNumId w:val="17"/>
  </w:num>
  <w:num w:numId="17">
    <w:abstractNumId w:val="5"/>
  </w:num>
  <w:num w:numId="18">
    <w:abstractNumId w:val="13"/>
  </w:num>
  <w:num w:numId="19">
    <w:abstractNumId w:val="4"/>
  </w:num>
  <w:num w:numId="20">
    <w:abstractNumId w:val="12"/>
  </w:num>
  <w:num w:numId="21">
    <w:abstractNumId w:val="8"/>
  </w:num>
  <w:num w:numId="22">
    <w:abstractNumId w:val="21"/>
  </w:num>
  <w:num w:numId="23">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Vijgen">
    <w15:presenceInfo w15:providerId="None" w15:userId="John Vijgen"/>
  </w15:person>
  <w15:person w15:author="roland">
    <w15:presenceInfo w15:providerId="None" w15:userId="rolan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attachedTemplate r:id="rId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D74"/>
    <w:rsid w:val="0000031B"/>
    <w:rsid w:val="00000EC8"/>
    <w:rsid w:val="000054FD"/>
    <w:rsid w:val="000103D3"/>
    <w:rsid w:val="00011FD6"/>
    <w:rsid w:val="00012908"/>
    <w:rsid w:val="00012AAB"/>
    <w:rsid w:val="00013F91"/>
    <w:rsid w:val="0001724A"/>
    <w:rsid w:val="00017906"/>
    <w:rsid w:val="00020AA3"/>
    <w:rsid w:val="00021C3E"/>
    <w:rsid w:val="00022427"/>
    <w:rsid w:val="00022442"/>
    <w:rsid w:val="000224CA"/>
    <w:rsid w:val="000230D8"/>
    <w:rsid w:val="00026C31"/>
    <w:rsid w:val="00030093"/>
    <w:rsid w:val="00030343"/>
    <w:rsid w:val="00030891"/>
    <w:rsid w:val="000340A0"/>
    <w:rsid w:val="00034B9D"/>
    <w:rsid w:val="000372A6"/>
    <w:rsid w:val="00041127"/>
    <w:rsid w:val="000413D5"/>
    <w:rsid w:val="000416D0"/>
    <w:rsid w:val="00044AF6"/>
    <w:rsid w:val="00044C20"/>
    <w:rsid w:val="00044C9F"/>
    <w:rsid w:val="00045843"/>
    <w:rsid w:val="00045863"/>
    <w:rsid w:val="0004658B"/>
    <w:rsid w:val="00046BF9"/>
    <w:rsid w:val="000475F4"/>
    <w:rsid w:val="000478F8"/>
    <w:rsid w:val="00047BF8"/>
    <w:rsid w:val="00050D11"/>
    <w:rsid w:val="000521BF"/>
    <w:rsid w:val="000533B2"/>
    <w:rsid w:val="00053D48"/>
    <w:rsid w:val="000544B3"/>
    <w:rsid w:val="00054A70"/>
    <w:rsid w:val="00054B08"/>
    <w:rsid w:val="00054FA2"/>
    <w:rsid w:val="00055F01"/>
    <w:rsid w:val="00057838"/>
    <w:rsid w:val="00057B91"/>
    <w:rsid w:val="00060044"/>
    <w:rsid w:val="00060B7F"/>
    <w:rsid w:val="000614AD"/>
    <w:rsid w:val="00061B39"/>
    <w:rsid w:val="00063F49"/>
    <w:rsid w:val="00064913"/>
    <w:rsid w:val="0007024E"/>
    <w:rsid w:val="00070EAC"/>
    <w:rsid w:val="00072781"/>
    <w:rsid w:val="00073818"/>
    <w:rsid w:val="00073B4D"/>
    <w:rsid w:val="00074055"/>
    <w:rsid w:val="000740A0"/>
    <w:rsid w:val="00076FBC"/>
    <w:rsid w:val="0008000E"/>
    <w:rsid w:val="000811E6"/>
    <w:rsid w:val="00084142"/>
    <w:rsid w:val="000849AF"/>
    <w:rsid w:val="000860BC"/>
    <w:rsid w:val="000871B6"/>
    <w:rsid w:val="00090F10"/>
    <w:rsid w:val="0009179F"/>
    <w:rsid w:val="0009194B"/>
    <w:rsid w:val="00093C73"/>
    <w:rsid w:val="000955FF"/>
    <w:rsid w:val="00096D21"/>
    <w:rsid w:val="000A09F2"/>
    <w:rsid w:val="000A0C60"/>
    <w:rsid w:val="000A1A71"/>
    <w:rsid w:val="000A1AE2"/>
    <w:rsid w:val="000A3D2A"/>
    <w:rsid w:val="000A3EA7"/>
    <w:rsid w:val="000A6C7B"/>
    <w:rsid w:val="000A7A24"/>
    <w:rsid w:val="000B49BC"/>
    <w:rsid w:val="000B5BC5"/>
    <w:rsid w:val="000C17CC"/>
    <w:rsid w:val="000C2C6E"/>
    <w:rsid w:val="000C5381"/>
    <w:rsid w:val="000C548A"/>
    <w:rsid w:val="000C76B4"/>
    <w:rsid w:val="000C7934"/>
    <w:rsid w:val="000D0610"/>
    <w:rsid w:val="000D1024"/>
    <w:rsid w:val="000D28F5"/>
    <w:rsid w:val="000D4763"/>
    <w:rsid w:val="000D751A"/>
    <w:rsid w:val="000E5021"/>
    <w:rsid w:val="000E7AD0"/>
    <w:rsid w:val="000F0275"/>
    <w:rsid w:val="000F1415"/>
    <w:rsid w:val="000F2CD6"/>
    <w:rsid w:val="000F3395"/>
    <w:rsid w:val="000F4BFB"/>
    <w:rsid w:val="000F5A04"/>
    <w:rsid w:val="000F7BF4"/>
    <w:rsid w:val="001010D0"/>
    <w:rsid w:val="00101960"/>
    <w:rsid w:val="0010350F"/>
    <w:rsid w:val="001045D6"/>
    <w:rsid w:val="00110285"/>
    <w:rsid w:val="00110426"/>
    <w:rsid w:val="00115228"/>
    <w:rsid w:val="001158B1"/>
    <w:rsid w:val="0011698B"/>
    <w:rsid w:val="0011710F"/>
    <w:rsid w:val="00120512"/>
    <w:rsid w:val="00120A87"/>
    <w:rsid w:val="00121963"/>
    <w:rsid w:val="00121DDA"/>
    <w:rsid w:val="00122B3F"/>
    <w:rsid w:val="0012304C"/>
    <w:rsid w:val="00125102"/>
    <w:rsid w:val="001259B2"/>
    <w:rsid w:val="0012736D"/>
    <w:rsid w:val="00127EF6"/>
    <w:rsid w:val="00130336"/>
    <w:rsid w:val="00130711"/>
    <w:rsid w:val="001315E2"/>
    <w:rsid w:val="001316C2"/>
    <w:rsid w:val="001323ED"/>
    <w:rsid w:val="0013438E"/>
    <w:rsid w:val="00136323"/>
    <w:rsid w:val="0013688C"/>
    <w:rsid w:val="00137163"/>
    <w:rsid w:val="00137FF9"/>
    <w:rsid w:val="00140D37"/>
    <w:rsid w:val="001461C9"/>
    <w:rsid w:val="0014664E"/>
    <w:rsid w:val="0014697D"/>
    <w:rsid w:val="00147543"/>
    <w:rsid w:val="00147AD4"/>
    <w:rsid w:val="00147D14"/>
    <w:rsid w:val="00153518"/>
    <w:rsid w:val="00153E6D"/>
    <w:rsid w:val="001549EE"/>
    <w:rsid w:val="001577A6"/>
    <w:rsid w:val="001600A3"/>
    <w:rsid w:val="001601FD"/>
    <w:rsid w:val="00161442"/>
    <w:rsid w:val="00162AF1"/>
    <w:rsid w:val="00162B7D"/>
    <w:rsid w:val="00162CEE"/>
    <w:rsid w:val="00164CA8"/>
    <w:rsid w:val="00164ECD"/>
    <w:rsid w:val="00166F01"/>
    <w:rsid w:val="001716F2"/>
    <w:rsid w:val="00174B51"/>
    <w:rsid w:val="0018259E"/>
    <w:rsid w:val="001839D0"/>
    <w:rsid w:val="00183EFC"/>
    <w:rsid w:val="00184D2B"/>
    <w:rsid w:val="00185656"/>
    <w:rsid w:val="00185769"/>
    <w:rsid w:val="00186A90"/>
    <w:rsid w:val="00187065"/>
    <w:rsid w:val="0019222F"/>
    <w:rsid w:val="001925C2"/>
    <w:rsid w:val="001928B2"/>
    <w:rsid w:val="00192C18"/>
    <w:rsid w:val="00193C6C"/>
    <w:rsid w:val="00193C76"/>
    <w:rsid w:val="00196361"/>
    <w:rsid w:val="0019647E"/>
    <w:rsid w:val="00196A88"/>
    <w:rsid w:val="00197903"/>
    <w:rsid w:val="001A2CE7"/>
    <w:rsid w:val="001A2F7B"/>
    <w:rsid w:val="001A38D6"/>
    <w:rsid w:val="001A59C1"/>
    <w:rsid w:val="001A601B"/>
    <w:rsid w:val="001A7647"/>
    <w:rsid w:val="001A7ECC"/>
    <w:rsid w:val="001B1CEA"/>
    <w:rsid w:val="001B20DA"/>
    <w:rsid w:val="001B3CA9"/>
    <w:rsid w:val="001B4B98"/>
    <w:rsid w:val="001B6C45"/>
    <w:rsid w:val="001B6CF9"/>
    <w:rsid w:val="001B7651"/>
    <w:rsid w:val="001C06AA"/>
    <w:rsid w:val="001C0E76"/>
    <w:rsid w:val="001C5104"/>
    <w:rsid w:val="001C655A"/>
    <w:rsid w:val="001C6C65"/>
    <w:rsid w:val="001C6F66"/>
    <w:rsid w:val="001C716F"/>
    <w:rsid w:val="001C73B4"/>
    <w:rsid w:val="001C792A"/>
    <w:rsid w:val="001C7F86"/>
    <w:rsid w:val="001D1024"/>
    <w:rsid w:val="001D20E6"/>
    <w:rsid w:val="001D2629"/>
    <w:rsid w:val="001D2C77"/>
    <w:rsid w:val="001D4FB8"/>
    <w:rsid w:val="001D50DC"/>
    <w:rsid w:val="001D5E96"/>
    <w:rsid w:val="001D6D21"/>
    <w:rsid w:val="001D7AE7"/>
    <w:rsid w:val="001E1D7F"/>
    <w:rsid w:val="001E2835"/>
    <w:rsid w:val="001E499D"/>
    <w:rsid w:val="001E6BFF"/>
    <w:rsid w:val="001E76D3"/>
    <w:rsid w:val="001E7962"/>
    <w:rsid w:val="001F0486"/>
    <w:rsid w:val="001F23E3"/>
    <w:rsid w:val="001F47E6"/>
    <w:rsid w:val="001F5AA1"/>
    <w:rsid w:val="001F6197"/>
    <w:rsid w:val="001F654C"/>
    <w:rsid w:val="001F6ACC"/>
    <w:rsid w:val="00201F00"/>
    <w:rsid w:val="0020262F"/>
    <w:rsid w:val="0020516F"/>
    <w:rsid w:val="002055B8"/>
    <w:rsid w:val="00205927"/>
    <w:rsid w:val="00210B16"/>
    <w:rsid w:val="00210E21"/>
    <w:rsid w:val="00211A15"/>
    <w:rsid w:val="00213FF8"/>
    <w:rsid w:val="00214126"/>
    <w:rsid w:val="002143E6"/>
    <w:rsid w:val="002143EA"/>
    <w:rsid w:val="002152AC"/>
    <w:rsid w:val="00215554"/>
    <w:rsid w:val="002163AE"/>
    <w:rsid w:val="00216540"/>
    <w:rsid w:val="00217083"/>
    <w:rsid w:val="00217EE2"/>
    <w:rsid w:val="00220BCA"/>
    <w:rsid w:val="00220C92"/>
    <w:rsid w:val="002218B8"/>
    <w:rsid w:val="00222A05"/>
    <w:rsid w:val="00225A0D"/>
    <w:rsid w:val="00225FD7"/>
    <w:rsid w:val="002264C9"/>
    <w:rsid w:val="00230382"/>
    <w:rsid w:val="00230F5B"/>
    <w:rsid w:val="0023112A"/>
    <w:rsid w:val="0023288E"/>
    <w:rsid w:val="00232C88"/>
    <w:rsid w:val="002338AD"/>
    <w:rsid w:val="002340AF"/>
    <w:rsid w:val="002369AE"/>
    <w:rsid w:val="002416BB"/>
    <w:rsid w:val="00241C73"/>
    <w:rsid w:val="002440D4"/>
    <w:rsid w:val="00244F1A"/>
    <w:rsid w:val="00245DC7"/>
    <w:rsid w:val="00246144"/>
    <w:rsid w:val="00250C0A"/>
    <w:rsid w:val="002516E1"/>
    <w:rsid w:val="00252CF2"/>
    <w:rsid w:val="00254116"/>
    <w:rsid w:val="0025420C"/>
    <w:rsid w:val="00255B41"/>
    <w:rsid w:val="0025623D"/>
    <w:rsid w:val="00257442"/>
    <w:rsid w:val="002621FF"/>
    <w:rsid w:val="00262EFF"/>
    <w:rsid w:val="00263D5B"/>
    <w:rsid w:val="002650B5"/>
    <w:rsid w:val="0027023A"/>
    <w:rsid w:val="0027194A"/>
    <w:rsid w:val="002726D9"/>
    <w:rsid w:val="00272D3B"/>
    <w:rsid w:val="0027382E"/>
    <w:rsid w:val="00274634"/>
    <w:rsid w:val="00275624"/>
    <w:rsid w:val="0027627D"/>
    <w:rsid w:val="00276B0E"/>
    <w:rsid w:val="00282D58"/>
    <w:rsid w:val="00283134"/>
    <w:rsid w:val="002837D4"/>
    <w:rsid w:val="00286911"/>
    <w:rsid w:val="0028776B"/>
    <w:rsid w:val="00290351"/>
    <w:rsid w:val="00291634"/>
    <w:rsid w:val="0029208C"/>
    <w:rsid w:val="00293319"/>
    <w:rsid w:val="002A24E2"/>
    <w:rsid w:val="002A3934"/>
    <w:rsid w:val="002A5618"/>
    <w:rsid w:val="002B0444"/>
    <w:rsid w:val="002B1DC6"/>
    <w:rsid w:val="002B4E46"/>
    <w:rsid w:val="002B633B"/>
    <w:rsid w:val="002C1507"/>
    <w:rsid w:val="002C27B5"/>
    <w:rsid w:val="002C2DF6"/>
    <w:rsid w:val="002D0505"/>
    <w:rsid w:val="002D0F2B"/>
    <w:rsid w:val="002D23DE"/>
    <w:rsid w:val="002D3E23"/>
    <w:rsid w:val="002D46D4"/>
    <w:rsid w:val="002D7DDB"/>
    <w:rsid w:val="002D7EE5"/>
    <w:rsid w:val="002E13C2"/>
    <w:rsid w:val="002E1B54"/>
    <w:rsid w:val="002E1F00"/>
    <w:rsid w:val="002E2A30"/>
    <w:rsid w:val="002F0E88"/>
    <w:rsid w:val="002F0F83"/>
    <w:rsid w:val="002F1CDE"/>
    <w:rsid w:val="002F324A"/>
    <w:rsid w:val="002F52F1"/>
    <w:rsid w:val="00302611"/>
    <w:rsid w:val="00302740"/>
    <w:rsid w:val="0030313B"/>
    <w:rsid w:val="003031CF"/>
    <w:rsid w:val="00303973"/>
    <w:rsid w:val="0030444D"/>
    <w:rsid w:val="00304484"/>
    <w:rsid w:val="003044E9"/>
    <w:rsid w:val="00304EFE"/>
    <w:rsid w:val="00304F12"/>
    <w:rsid w:val="003058CB"/>
    <w:rsid w:val="003059A1"/>
    <w:rsid w:val="00305AEC"/>
    <w:rsid w:val="0031098D"/>
    <w:rsid w:val="00311CAE"/>
    <w:rsid w:val="0031219D"/>
    <w:rsid w:val="003137B8"/>
    <w:rsid w:val="00314049"/>
    <w:rsid w:val="00315E18"/>
    <w:rsid w:val="00316685"/>
    <w:rsid w:val="00316708"/>
    <w:rsid w:val="00316EFD"/>
    <w:rsid w:val="0031785A"/>
    <w:rsid w:val="003210D1"/>
    <w:rsid w:val="0032214D"/>
    <w:rsid w:val="0032333F"/>
    <w:rsid w:val="00323B79"/>
    <w:rsid w:val="003265F8"/>
    <w:rsid w:val="0032768F"/>
    <w:rsid w:val="003308E1"/>
    <w:rsid w:val="003355C2"/>
    <w:rsid w:val="003357DC"/>
    <w:rsid w:val="00341DCF"/>
    <w:rsid w:val="0034396F"/>
    <w:rsid w:val="00344B5B"/>
    <w:rsid w:val="003452DD"/>
    <w:rsid w:val="00345FFC"/>
    <w:rsid w:val="00346F98"/>
    <w:rsid w:val="0034734D"/>
    <w:rsid w:val="0034782F"/>
    <w:rsid w:val="00350E17"/>
    <w:rsid w:val="0035536E"/>
    <w:rsid w:val="00355940"/>
    <w:rsid w:val="00357E27"/>
    <w:rsid w:val="00357E9E"/>
    <w:rsid w:val="003607BF"/>
    <w:rsid w:val="00361067"/>
    <w:rsid w:val="00361A24"/>
    <w:rsid w:val="003642ED"/>
    <w:rsid w:val="00365410"/>
    <w:rsid w:val="003657B0"/>
    <w:rsid w:val="003709B0"/>
    <w:rsid w:val="0037130E"/>
    <w:rsid w:val="003719C1"/>
    <w:rsid w:val="00374127"/>
    <w:rsid w:val="003754ED"/>
    <w:rsid w:val="003776AF"/>
    <w:rsid w:val="0038021A"/>
    <w:rsid w:val="003813F5"/>
    <w:rsid w:val="00381975"/>
    <w:rsid w:val="00381ABC"/>
    <w:rsid w:val="00383B5D"/>
    <w:rsid w:val="00384C20"/>
    <w:rsid w:val="00386FA7"/>
    <w:rsid w:val="00387F32"/>
    <w:rsid w:val="003903BD"/>
    <w:rsid w:val="00390A37"/>
    <w:rsid w:val="00394B14"/>
    <w:rsid w:val="00394EDE"/>
    <w:rsid w:val="00395D40"/>
    <w:rsid w:val="00395E5C"/>
    <w:rsid w:val="003A0CC3"/>
    <w:rsid w:val="003A0E6A"/>
    <w:rsid w:val="003A1B0B"/>
    <w:rsid w:val="003A1CBF"/>
    <w:rsid w:val="003A2793"/>
    <w:rsid w:val="003A557E"/>
    <w:rsid w:val="003A62F7"/>
    <w:rsid w:val="003A7F10"/>
    <w:rsid w:val="003B281F"/>
    <w:rsid w:val="003B2BF7"/>
    <w:rsid w:val="003B36FE"/>
    <w:rsid w:val="003B404C"/>
    <w:rsid w:val="003B6A59"/>
    <w:rsid w:val="003B6C13"/>
    <w:rsid w:val="003C0104"/>
    <w:rsid w:val="003C07EB"/>
    <w:rsid w:val="003C166D"/>
    <w:rsid w:val="003C4FD9"/>
    <w:rsid w:val="003C51DB"/>
    <w:rsid w:val="003C75D0"/>
    <w:rsid w:val="003D05F5"/>
    <w:rsid w:val="003D09F5"/>
    <w:rsid w:val="003D2E20"/>
    <w:rsid w:val="003D3490"/>
    <w:rsid w:val="003D34CB"/>
    <w:rsid w:val="003D3B40"/>
    <w:rsid w:val="003D3B4A"/>
    <w:rsid w:val="003D3FE9"/>
    <w:rsid w:val="003D469F"/>
    <w:rsid w:val="003D51BF"/>
    <w:rsid w:val="003D6E85"/>
    <w:rsid w:val="003D7CF8"/>
    <w:rsid w:val="003E127B"/>
    <w:rsid w:val="003E1EC0"/>
    <w:rsid w:val="003E26F0"/>
    <w:rsid w:val="003E4DD8"/>
    <w:rsid w:val="003E74F8"/>
    <w:rsid w:val="003F0BDD"/>
    <w:rsid w:val="003F12D0"/>
    <w:rsid w:val="003F2A9D"/>
    <w:rsid w:val="003F30B9"/>
    <w:rsid w:val="003F45B1"/>
    <w:rsid w:val="003F5F85"/>
    <w:rsid w:val="003F6BAE"/>
    <w:rsid w:val="003F6DEA"/>
    <w:rsid w:val="003F7F61"/>
    <w:rsid w:val="003F7F97"/>
    <w:rsid w:val="00400FCC"/>
    <w:rsid w:val="004023AC"/>
    <w:rsid w:val="00402EA4"/>
    <w:rsid w:val="00404CF5"/>
    <w:rsid w:val="00405A08"/>
    <w:rsid w:val="00406D73"/>
    <w:rsid w:val="004071CE"/>
    <w:rsid w:val="004108CC"/>
    <w:rsid w:val="004116ED"/>
    <w:rsid w:val="00411A74"/>
    <w:rsid w:val="00412333"/>
    <w:rsid w:val="00414C4C"/>
    <w:rsid w:val="00415294"/>
    <w:rsid w:val="00415D1A"/>
    <w:rsid w:val="00416E70"/>
    <w:rsid w:val="00417116"/>
    <w:rsid w:val="00417DCE"/>
    <w:rsid w:val="00420035"/>
    <w:rsid w:val="0042297D"/>
    <w:rsid w:val="00423B81"/>
    <w:rsid w:val="00424C32"/>
    <w:rsid w:val="00426E30"/>
    <w:rsid w:val="00430FE6"/>
    <w:rsid w:val="004333C5"/>
    <w:rsid w:val="0043439B"/>
    <w:rsid w:val="0043543E"/>
    <w:rsid w:val="00435D37"/>
    <w:rsid w:val="00440716"/>
    <w:rsid w:val="00440AE3"/>
    <w:rsid w:val="004432AC"/>
    <w:rsid w:val="00443B4C"/>
    <w:rsid w:val="004457BB"/>
    <w:rsid w:val="004463A1"/>
    <w:rsid w:val="004471EA"/>
    <w:rsid w:val="004477EC"/>
    <w:rsid w:val="00447878"/>
    <w:rsid w:val="00450505"/>
    <w:rsid w:val="00450840"/>
    <w:rsid w:val="00452C6E"/>
    <w:rsid w:val="00454F1D"/>
    <w:rsid w:val="00456303"/>
    <w:rsid w:val="00457D48"/>
    <w:rsid w:val="004619CA"/>
    <w:rsid w:val="00461B8D"/>
    <w:rsid w:val="00462654"/>
    <w:rsid w:val="00463091"/>
    <w:rsid w:val="00464CF7"/>
    <w:rsid w:val="00464D10"/>
    <w:rsid w:val="00465167"/>
    <w:rsid w:val="00465D58"/>
    <w:rsid w:val="00467559"/>
    <w:rsid w:val="00470B44"/>
    <w:rsid w:val="00470DF2"/>
    <w:rsid w:val="00471681"/>
    <w:rsid w:val="004737BD"/>
    <w:rsid w:val="00473BD5"/>
    <w:rsid w:val="00473CA2"/>
    <w:rsid w:val="00476B97"/>
    <w:rsid w:val="00480ED2"/>
    <w:rsid w:val="004816D7"/>
    <w:rsid w:val="00481E31"/>
    <w:rsid w:val="00482330"/>
    <w:rsid w:val="0048273B"/>
    <w:rsid w:val="0049166B"/>
    <w:rsid w:val="00492302"/>
    <w:rsid w:val="00495F35"/>
    <w:rsid w:val="0049729D"/>
    <w:rsid w:val="00497728"/>
    <w:rsid w:val="00497A35"/>
    <w:rsid w:val="004A068D"/>
    <w:rsid w:val="004A1FA8"/>
    <w:rsid w:val="004A4BC5"/>
    <w:rsid w:val="004A56F0"/>
    <w:rsid w:val="004A6ACC"/>
    <w:rsid w:val="004A7091"/>
    <w:rsid w:val="004B2CE1"/>
    <w:rsid w:val="004B2FCE"/>
    <w:rsid w:val="004B3D17"/>
    <w:rsid w:val="004B4AEB"/>
    <w:rsid w:val="004B5B8E"/>
    <w:rsid w:val="004B6137"/>
    <w:rsid w:val="004B71CB"/>
    <w:rsid w:val="004C0D2E"/>
    <w:rsid w:val="004C12B6"/>
    <w:rsid w:val="004C3EA9"/>
    <w:rsid w:val="004C4107"/>
    <w:rsid w:val="004C47DD"/>
    <w:rsid w:val="004C6873"/>
    <w:rsid w:val="004C6E71"/>
    <w:rsid w:val="004D2C4D"/>
    <w:rsid w:val="004D30E5"/>
    <w:rsid w:val="004D3D17"/>
    <w:rsid w:val="004D5D70"/>
    <w:rsid w:val="004D5ED1"/>
    <w:rsid w:val="004D6A4D"/>
    <w:rsid w:val="004D6EC8"/>
    <w:rsid w:val="004D7E5A"/>
    <w:rsid w:val="004E0312"/>
    <w:rsid w:val="004E5879"/>
    <w:rsid w:val="004E6980"/>
    <w:rsid w:val="004F087A"/>
    <w:rsid w:val="004F2209"/>
    <w:rsid w:val="004F2622"/>
    <w:rsid w:val="004F2D0D"/>
    <w:rsid w:val="004F34CF"/>
    <w:rsid w:val="004F45F1"/>
    <w:rsid w:val="004F49D2"/>
    <w:rsid w:val="004F4E9C"/>
    <w:rsid w:val="004F4F7F"/>
    <w:rsid w:val="004F5EF2"/>
    <w:rsid w:val="005010C9"/>
    <w:rsid w:val="0050323B"/>
    <w:rsid w:val="00503246"/>
    <w:rsid w:val="00503F18"/>
    <w:rsid w:val="00504745"/>
    <w:rsid w:val="005054DB"/>
    <w:rsid w:val="0050555E"/>
    <w:rsid w:val="0050567F"/>
    <w:rsid w:val="00505FA0"/>
    <w:rsid w:val="00506859"/>
    <w:rsid w:val="005125A1"/>
    <w:rsid w:val="0051267E"/>
    <w:rsid w:val="00512711"/>
    <w:rsid w:val="005134F2"/>
    <w:rsid w:val="00516283"/>
    <w:rsid w:val="00516F2E"/>
    <w:rsid w:val="00521426"/>
    <w:rsid w:val="0052229C"/>
    <w:rsid w:val="0052277C"/>
    <w:rsid w:val="00523983"/>
    <w:rsid w:val="00524F99"/>
    <w:rsid w:val="005262D6"/>
    <w:rsid w:val="00526A8A"/>
    <w:rsid w:val="00527900"/>
    <w:rsid w:val="005302A6"/>
    <w:rsid w:val="0053191D"/>
    <w:rsid w:val="00531EDF"/>
    <w:rsid w:val="00533423"/>
    <w:rsid w:val="00536FD7"/>
    <w:rsid w:val="0053744B"/>
    <w:rsid w:val="00537BB2"/>
    <w:rsid w:val="00541368"/>
    <w:rsid w:val="00542A6F"/>
    <w:rsid w:val="005437D9"/>
    <w:rsid w:val="00543944"/>
    <w:rsid w:val="00547F45"/>
    <w:rsid w:val="00550B3F"/>
    <w:rsid w:val="00550B5D"/>
    <w:rsid w:val="00554A0D"/>
    <w:rsid w:val="00554A89"/>
    <w:rsid w:val="00554D0B"/>
    <w:rsid w:val="00563AB2"/>
    <w:rsid w:val="00564395"/>
    <w:rsid w:val="0056484B"/>
    <w:rsid w:val="005661C0"/>
    <w:rsid w:val="005662B6"/>
    <w:rsid w:val="00566E7F"/>
    <w:rsid w:val="00571F07"/>
    <w:rsid w:val="005720B7"/>
    <w:rsid w:val="005723B1"/>
    <w:rsid w:val="00574796"/>
    <w:rsid w:val="005754B8"/>
    <w:rsid w:val="00575512"/>
    <w:rsid w:val="00577FA5"/>
    <w:rsid w:val="00580D22"/>
    <w:rsid w:val="00580F64"/>
    <w:rsid w:val="00581623"/>
    <w:rsid w:val="00581C1F"/>
    <w:rsid w:val="00581FAA"/>
    <w:rsid w:val="00582354"/>
    <w:rsid w:val="00583BC2"/>
    <w:rsid w:val="005848E3"/>
    <w:rsid w:val="00586DB8"/>
    <w:rsid w:val="00592BDD"/>
    <w:rsid w:val="00593F63"/>
    <w:rsid w:val="00595C00"/>
    <w:rsid w:val="00595EEA"/>
    <w:rsid w:val="00596931"/>
    <w:rsid w:val="005974F7"/>
    <w:rsid w:val="00597731"/>
    <w:rsid w:val="005A4B06"/>
    <w:rsid w:val="005A5AB6"/>
    <w:rsid w:val="005A5B85"/>
    <w:rsid w:val="005B0631"/>
    <w:rsid w:val="005B2816"/>
    <w:rsid w:val="005B29AF"/>
    <w:rsid w:val="005B3CC5"/>
    <w:rsid w:val="005B55EB"/>
    <w:rsid w:val="005B5EB6"/>
    <w:rsid w:val="005B6804"/>
    <w:rsid w:val="005C06DA"/>
    <w:rsid w:val="005C09D6"/>
    <w:rsid w:val="005C2F20"/>
    <w:rsid w:val="005C3A72"/>
    <w:rsid w:val="005C436C"/>
    <w:rsid w:val="005C783C"/>
    <w:rsid w:val="005D0F76"/>
    <w:rsid w:val="005D5835"/>
    <w:rsid w:val="005D5952"/>
    <w:rsid w:val="005D5D14"/>
    <w:rsid w:val="005E0A21"/>
    <w:rsid w:val="005E3A2C"/>
    <w:rsid w:val="005E3A47"/>
    <w:rsid w:val="005E45DD"/>
    <w:rsid w:val="005E5A0D"/>
    <w:rsid w:val="005F0B26"/>
    <w:rsid w:val="005F345F"/>
    <w:rsid w:val="005F6463"/>
    <w:rsid w:val="005F7CFE"/>
    <w:rsid w:val="005F7DF2"/>
    <w:rsid w:val="0060053E"/>
    <w:rsid w:val="00604176"/>
    <w:rsid w:val="00606003"/>
    <w:rsid w:val="00607CEE"/>
    <w:rsid w:val="00607EC9"/>
    <w:rsid w:val="006107F0"/>
    <w:rsid w:val="00610DC9"/>
    <w:rsid w:val="00611B8B"/>
    <w:rsid w:val="006129B4"/>
    <w:rsid w:val="00612D0D"/>
    <w:rsid w:val="00614063"/>
    <w:rsid w:val="00616609"/>
    <w:rsid w:val="00617BC1"/>
    <w:rsid w:val="00617D2F"/>
    <w:rsid w:val="00620772"/>
    <w:rsid w:val="0062342F"/>
    <w:rsid w:val="00625CCB"/>
    <w:rsid w:val="006272CA"/>
    <w:rsid w:val="00627B4C"/>
    <w:rsid w:val="00633ADF"/>
    <w:rsid w:val="0063447D"/>
    <w:rsid w:val="0063703E"/>
    <w:rsid w:val="00637120"/>
    <w:rsid w:val="00637C63"/>
    <w:rsid w:val="00642608"/>
    <w:rsid w:val="00642E72"/>
    <w:rsid w:val="006439ED"/>
    <w:rsid w:val="006456E7"/>
    <w:rsid w:val="006464A9"/>
    <w:rsid w:val="006468A7"/>
    <w:rsid w:val="00647023"/>
    <w:rsid w:val="00647ED6"/>
    <w:rsid w:val="00650B96"/>
    <w:rsid w:val="006529BE"/>
    <w:rsid w:val="00652AE6"/>
    <w:rsid w:val="00652FAF"/>
    <w:rsid w:val="006536F0"/>
    <w:rsid w:val="006537FF"/>
    <w:rsid w:val="00654D3A"/>
    <w:rsid w:val="00654EFA"/>
    <w:rsid w:val="00655667"/>
    <w:rsid w:val="00660256"/>
    <w:rsid w:val="00660567"/>
    <w:rsid w:val="0066555C"/>
    <w:rsid w:val="0066591F"/>
    <w:rsid w:val="00665A1E"/>
    <w:rsid w:val="00665CBC"/>
    <w:rsid w:val="00666B1A"/>
    <w:rsid w:val="00667B9E"/>
    <w:rsid w:val="006703C6"/>
    <w:rsid w:val="00670CD7"/>
    <w:rsid w:val="00676C9B"/>
    <w:rsid w:val="00676E4A"/>
    <w:rsid w:val="00684134"/>
    <w:rsid w:val="00684A05"/>
    <w:rsid w:val="00691CD8"/>
    <w:rsid w:val="00693C9F"/>
    <w:rsid w:val="00694E87"/>
    <w:rsid w:val="00696208"/>
    <w:rsid w:val="00697240"/>
    <w:rsid w:val="006A0B25"/>
    <w:rsid w:val="006A21C5"/>
    <w:rsid w:val="006B096A"/>
    <w:rsid w:val="006B2ED6"/>
    <w:rsid w:val="006B3C0B"/>
    <w:rsid w:val="006B4737"/>
    <w:rsid w:val="006B4EA5"/>
    <w:rsid w:val="006B513A"/>
    <w:rsid w:val="006B5BC5"/>
    <w:rsid w:val="006B6BAF"/>
    <w:rsid w:val="006C178A"/>
    <w:rsid w:val="006C2733"/>
    <w:rsid w:val="006C3B18"/>
    <w:rsid w:val="006C5081"/>
    <w:rsid w:val="006C6C28"/>
    <w:rsid w:val="006C6D97"/>
    <w:rsid w:val="006C6E5D"/>
    <w:rsid w:val="006C6F5B"/>
    <w:rsid w:val="006D0187"/>
    <w:rsid w:val="006D0217"/>
    <w:rsid w:val="006D23F8"/>
    <w:rsid w:val="006D3112"/>
    <w:rsid w:val="006D36E5"/>
    <w:rsid w:val="006D46C3"/>
    <w:rsid w:val="006D6A91"/>
    <w:rsid w:val="006E044E"/>
    <w:rsid w:val="006E06BC"/>
    <w:rsid w:val="006E3554"/>
    <w:rsid w:val="006E4CD8"/>
    <w:rsid w:val="006E5824"/>
    <w:rsid w:val="006E5D7E"/>
    <w:rsid w:val="006F3C55"/>
    <w:rsid w:val="006F3CE0"/>
    <w:rsid w:val="00700361"/>
    <w:rsid w:val="00700469"/>
    <w:rsid w:val="00704368"/>
    <w:rsid w:val="0070560A"/>
    <w:rsid w:val="00705788"/>
    <w:rsid w:val="0070777D"/>
    <w:rsid w:val="00707FF7"/>
    <w:rsid w:val="00710250"/>
    <w:rsid w:val="0071244F"/>
    <w:rsid w:val="00712498"/>
    <w:rsid w:val="00713C29"/>
    <w:rsid w:val="00714C1A"/>
    <w:rsid w:val="00715449"/>
    <w:rsid w:val="007162CC"/>
    <w:rsid w:val="00716A86"/>
    <w:rsid w:val="007204FB"/>
    <w:rsid w:val="00720F5D"/>
    <w:rsid w:val="007222C1"/>
    <w:rsid w:val="00723188"/>
    <w:rsid w:val="007239BC"/>
    <w:rsid w:val="00723D86"/>
    <w:rsid w:val="0072503D"/>
    <w:rsid w:val="0073067E"/>
    <w:rsid w:val="007338CB"/>
    <w:rsid w:val="00735CEB"/>
    <w:rsid w:val="007407A9"/>
    <w:rsid w:val="007407F8"/>
    <w:rsid w:val="00742355"/>
    <w:rsid w:val="0074298F"/>
    <w:rsid w:val="00744C1B"/>
    <w:rsid w:val="00745374"/>
    <w:rsid w:val="0074546A"/>
    <w:rsid w:val="00746ABD"/>
    <w:rsid w:val="00746E9D"/>
    <w:rsid w:val="007502B7"/>
    <w:rsid w:val="00750FBB"/>
    <w:rsid w:val="00751EC0"/>
    <w:rsid w:val="0075224D"/>
    <w:rsid w:val="007528B8"/>
    <w:rsid w:val="00757F36"/>
    <w:rsid w:val="007617E0"/>
    <w:rsid w:val="00761E92"/>
    <w:rsid w:val="0076641F"/>
    <w:rsid w:val="00766D29"/>
    <w:rsid w:val="007713F8"/>
    <w:rsid w:val="00772AE6"/>
    <w:rsid w:val="00775C57"/>
    <w:rsid w:val="00777181"/>
    <w:rsid w:val="007778D3"/>
    <w:rsid w:val="0078008C"/>
    <w:rsid w:val="00780DD6"/>
    <w:rsid w:val="00782F27"/>
    <w:rsid w:val="00783E15"/>
    <w:rsid w:val="00785E6E"/>
    <w:rsid w:val="0078738A"/>
    <w:rsid w:val="007912F7"/>
    <w:rsid w:val="007920C8"/>
    <w:rsid w:val="00793357"/>
    <w:rsid w:val="00794446"/>
    <w:rsid w:val="007946DE"/>
    <w:rsid w:val="00795597"/>
    <w:rsid w:val="00795AD3"/>
    <w:rsid w:val="00795BC8"/>
    <w:rsid w:val="007965D9"/>
    <w:rsid w:val="0079690A"/>
    <w:rsid w:val="007A0744"/>
    <w:rsid w:val="007A0800"/>
    <w:rsid w:val="007A1BA9"/>
    <w:rsid w:val="007A1EC9"/>
    <w:rsid w:val="007A3775"/>
    <w:rsid w:val="007A454A"/>
    <w:rsid w:val="007A634E"/>
    <w:rsid w:val="007A6370"/>
    <w:rsid w:val="007A7088"/>
    <w:rsid w:val="007B10FC"/>
    <w:rsid w:val="007B1352"/>
    <w:rsid w:val="007B1711"/>
    <w:rsid w:val="007B17F9"/>
    <w:rsid w:val="007B30FD"/>
    <w:rsid w:val="007B51B0"/>
    <w:rsid w:val="007B5530"/>
    <w:rsid w:val="007B628B"/>
    <w:rsid w:val="007B68BE"/>
    <w:rsid w:val="007B7843"/>
    <w:rsid w:val="007C0D42"/>
    <w:rsid w:val="007C2CB5"/>
    <w:rsid w:val="007C5E80"/>
    <w:rsid w:val="007C6854"/>
    <w:rsid w:val="007C6FF0"/>
    <w:rsid w:val="007C735A"/>
    <w:rsid w:val="007C7F6D"/>
    <w:rsid w:val="007D088A"/>
    <w:rsid w:val="007D0E23"/>
    <w:rsid w:val="007D25BF"/>
    <w:rsid w:val="007D4A83"/>
    <w:rsid w:val="007D4C1B"/>
    <w:rsid w:val="007D57ED"/>
    <w:rsid w:val="007E20B3"/>
    <w:rsid w:val="007E2B08"/>
    <w:rsid w:val="007E3B87"/>
    <w:rsid w:val="007E4E4A"/>
    <w:rsid w:val="007E52C4"/>
    <w:rsid w:val="007E7180"/>
    <w:rsid w:val="007E72B5"/>
    <w:rsid w:val="007E7CEB"/>
    <w:rsid w:val="007F0446"/>
    <w:rsid w:val="007F0C1B"/>
    <w:rsid w:val="007F24BC"/>
    <w:rsid w:val="007F4A5B"/>
    <w:rsid w:val="007F6DD8"/>
    <w:rsid w:val="007F6F46"/>
    <w:rsid w:val="007F7958"/>
    <w:rsid w:val="008021B0"/>
    <w:rsid w:val="0080364C"/>
    <w:rsid w:val="00804264"/>
    <w:rsid w:val="008042D6"/>
    <w:rsid w:val="008043ED"/>
    <w:rsid w:val="00805226"/>
    <w:rsid w:val="00805A0F"/>
    <w:rsid w:val="0080647F"/>
    <w:rsid w:val="00806E21"/>
    <w:rsid w:val="00807628"/>
    <w:rsid w:val="00807678"/>
    <w:rsid w:val="008106EC"/>
    <w:rsid w:val="00812CC6"/>
    <w:rsid w:val="00812EF2"/>
    <w:rsid w:val="00813885"/>
    <w:rsid w:val="00816F5C"/>
    <w:rsid w:val="00817527"/>
    <w:rsid w:val="00817D3F"/>
    <w:rsid w:val="00821352"/>
    <w:rsid w:val="008217DA"/>
    <w:rsid w:val="00823D3B"/>
    <w:rsid w:val="00824BBA"/>
    <w:rsid w:val="00826D6F"/>
    <w:rsid w:val="00830397"/>
    <w:rsid w:val="0083098C"/>
    <w:rsid w:val="00831135"/>
    <w:rsid w:val="00833977"/>
    <w:rsid w:val="00834B26"/>
    <w:rsid w:val="008364CC"/>
    <w:rsid w:val="00836653"/>
    <w:rsid w:val="00836AB3"/>
    <w:rsid w:val="00842352"/>
    <w:rsid w:val="0084256E"/>
    <w:rsid w:val="00842864"/>
    <w:rsid w:val="008428A4"/>
    <w:rsid w:val="008445A3"/>
    <w:rsid w:val="008467F0"/>
    <w:rsid w:val="00850D0B"/>
    <w:rsid w:val="008515CA"/>
    <w:rsid w:val="00852507"/>
    <w:rsid w:val="0085297B"/>
    <w:rsid w:val="00852994"/>
    <w:rsid w:val="00855089"/>
    <w:rsid w:val="0085513C"/>
    <w:rsid w:val="00856491"/>
    <w:rsid w:val="00856B13"/>
    <w:rsid w:val="00856D7A"/>
    <w:rsid w:val="00856EE3"/>
    <w:rsid w:val="0086244D"/>
    <w:rsid w:val="008633A8"/>
    <w:rsid w:val="00863C05"/>
    <w:rsid w:val="008652EE"/>
    <w:rsid w:val="008661A2"/>
    <w:rsid w:val="008664E8"/>
    <w:rsid w:val="00866706"/>
    <w:rsid w:val="00866799"/>
    <w:rsid w:val="00866EBC"/>
    <w:rsid w:val="00873DE0"/>
    <w:rsid w:val="00873E2A"/>
    <w:rsid w:val="00874281"/>
    <w:rsid w:val="008748ED"/>
    <w:rsid w:val="00874E55"/>
    <w:rsid w:val="00875A04"/>
    <w:rsid w:val="00875FD2"/>
    <w:rsid w:val="008761CD"/>
    <w:rsid w:val="008761E7"/>
    <w:rsid w:val="00876FD9"/>
    <w:rsid w:val="0087798F"/>
    <w:rsid w:val="00881B09"/>
    <w:rsid w:val="0088341F"/>
    <w:rsid w:val="008872A1"/>
    <w:rsid w:val="00887663"/>
    <w:rsid w:val="0088779B"/>
    <w:rsid w:val="0089232E"/>
    <w:rsid w:val="00893CB1"/>
    <w:rsid w:val="00893F6D"/>
    <w:rsid w:val="00895E50"/>
    <w:rsid w:val="00896C70"/>
    <w:rsid w:val="0089714F"/>
    <w:rsid w:val="00897540"/>
    <w:rsid w:val="00897EA7"/>
    <w:rsid w:val="008A0FBB"/>
    <w:rsid w:val="008A19BC"/>
    <w:rsid w:val="008A3F39"/>
    <w:rsid w:val="008A4C41"/>
    <w:rsid w:val="008B0F4B"/>
    <w:rsid w:val="008B1789"/>
    <w:rsid w:val="008B2464"/>
    <w:rsid w:val="008B311A"/>
    <w:rsid w:val="008B3BF1"/>
    <w:rsid w:val="008B69B6"/>
    <w:rsid w:val="008C0C7D"/>
    <w:rsid w:val="008C3C20"/>
    <w:rsid w:val="008C5EDC"/>
    <w:rsid w:val="008D2D2D"/>
    <w:rsid w:val="008D37DB"/>
    <w:rsid w:val="008D4CE6"/>
    <w:rsid w:val="008D591F"/>
    <w:rsid w:val="008E0A2F"/>
    <w:rsid w:val="008E11FE"/>
    <w:rsid w:val="008E13DB"/>
    <w:rsid w:val="008E15EC"/>
    <w:rsid w:val="008E2022"/>
    <w:rsid w:val="008E30B3"/>
    <w:rsid w:val="008E37C1"/>
    <w:rsid w:val="008E473F"/>
    <w:rsid w:val="008E5674"/>
    <w:rsid w:val="008E5D89"/>
    <w:rsid w:val="008E79BA"/>
    <w:rsid w:val="008F1170"/>
    <w:rsid w:val="008F4256"/>
    <w:rsid w:val="008F4A2A"/>
    <w:rsid w:val="008F4A9E"/>
    <w:rsid w:val="008F5180"/>
    <w:rsid w:val="008F7721"/>
    <w:rsid w:val="00901409"/>
    <w:rsid w:val="00902C60"/>
    <w:rsid w:val="00902F19"/>
    <w:rsid w:val="00904B56"/>
    <w:rsid w:val="00905A11"/>
    <w:rsid w:val="00905F51"/>
    <w:rsid w:val="00907743"/>
    <w:rsid w:val="0091099D"/>
    <w:rsid w:val="00910CD4"/>
    <w:rsid w:val="0091132A"/>
    <w:rsid w:val="0091392A"/>
    <w:rsid w:val="00915164"/>
    <w:rsid w:val="009213D1"/>
    <w:rsid w:val="00922BDF"/>
    <w:rsid w:val="009240B7"/>
    <w:rsid w:val="0092428F"/>
    <w:rsid w:val="0092651D"/>
    <w:rsid w:val="009265F1"/>
    <w:rsid w:val="00931355"/>
    <w:rsid w:val="00931437"/>
    <w:rsid w:val="00931622"/>
    <w:rsid w:val="00932F02"/>
    <w:rsid w:val="0093425E"/>
    <w:rsid w:val="00934739"/>
    <w:rsid w:val="00937D01"/>
    <w:rsid w:val="0094077A"/>
    <w:rsid w:val="0094311F"/>
    <w:rsid w:val="00943272"/>
    <w:rsid w:val="009449EA"/>
    <w:rsid w:val="00944A8D"/>
    <w:rsid w:val="00945D00"/>
    <w:rsid w:val="00945E6D"/>
    <w:rsid w:val="00947229"/>
    <w:rsid w:val="00947687"/>
    <w:rsid w:val="0095031C"/>
    <w:rsid w:val="00950528"/>
    <w:rsid w:val="00950A06"/>
    <w:rsid w:val="009514C6"/>
    <w:rsid w:val="00951E78"/>
    <w:rsid w:val="009533BB"/>
    <w:rsid w:val="00953DDC"/>
    <w:rsid w:val="00956078"/>
    <w:rsid w:val="0095624A"/>
    <w:rsid w:val="009562BD"/>
    <w:rsid w:val="00956AAF"/>
    <w:rsid w:val="0095713F"/>
    <w:rsid w:val="00957279"/>
    <w:rsid w:val="00960594"/>
    <w:rsid w:val="00960609"/>
    <w:rsid w:val="00960634"/>
    <w:rsid w:val="009617DA"/>
    <w:rsid w:val="00961E65"/>
    <w:rsid w:val="00966CEF"/>
    <w:rsid w:val="00972DAB"/>
    <w:rsid w:val="00973356"/>
    <w:rsid w:val="00974BD2"/>
    <w:rsid w:val="00975BA1"/>
    <w:rsid w:val="009763DC"/>
    <w:rsid w:val="009764E7"/>
    <w:rsid w:val="009771B2"/>
    <w:rsid w:val="00981821"/>
    <w:rsid w:val="00985383"/>
    <w:rsid w:val="00990039"/>
    <w:rsid w:val="009914EE"/>
    <w:rsid w:val="0099204C"/>
    <w:rsid w:val="00994C71"/>
    <w:rsid w:val="0099615A"/>
    <w:rsid w:val="00996B16"/>
    <w:rsid w:val="009A0746"/>
    <w:rsid w:val="009A1190"/>
    <w:rsid w:val="009A1893"/>
    <w:rsid w:val="009A20FB"/>
    <w:rsid w:val="009A5D84"/>
    <w:rsid w:val="009A61DC"/>
    <w:rsid w:val="009A6286"/>
    <w:rsid w:val="009A644A"/>
    <w:rsid w:val="009A6631"/>
    <w:rsid w:val="009A7B6B"/>
    <w:rsid w:val="009B0B99"/>
    <w:rsid w:val="009B2B44"/>
    <w:rsid w:val="009B47CE"/>
    <w:rsid w:val="009B5C23"/>
    <w:rsid w:val="009B6D74"/>
    <w:rsid w:val="009B77CF"/>
    <w:rsid w:val="009B7E07"/>
    <w:rsid w:val="009C05CC"/>
    <w:rsid w:val="009C43B8"/>
    <w:rsid w:val="009C4BD3"/>
    <w:rsid w:val="009C5D0A"/>
    <w:rsid w:val="009C615F"/>
    <w:rsid w:val="009C6404"/>
    <w:rsid w:val="009C6ACC"/>
    <w:rsid w:val="009D148D"/>
    <w:rsid w:val="009D1C00"/>
    <w:rsid w:val="009D2CC4"/>
    <w:rsid w:val="009D5099"/>
    <w:rsid w:val="009D50DA"/>
    <w:rsid w:val="009D56E1"/>
    <w:rsid w:val="009D6F9E"/>
    <w:rsid w:val="009D7AD4"/>
    <w:rsid w:val="009E0D1B"/>
    <w:rsid w:val="009E3392"/>
    <w:rsid w:val="009E3430"/>
    <w:rsid w:val="009F1300"/>
    <w:rsid w:val="009F2695"/>
    <w:rsid w:val="009F3D4B"/>
    <w:rsid w:val="009F3F7D"/>
    <w:rsid w:val="00A00716"/>
    <w:rsid w:val="00A00B30"/>
    <w:rsid w:val="00A01D8A"/>
    <w:rsid w:val="00A0201C"/>
    <w:rsid w:val="00A022B5"/>
    <w:rsid w:val="00A037D4"/>
    <w:rsid w:val="00A045A4"/>
    <w:rsid w:val="00A0486D"/>
    <w:rsid w:val="00A0682D"/>
    <w:rsid w:val="00A0756C"/>
    <w:rsid w:val="00A124B8"/>
    <w:rsid w:val="00A14B6D"/>
    <w:rsid w:val="00A15CAE"/>
    <w:rsid w:val="00A166AA"/>
    <w:rsid w:val="00A16D50"/>
    <w:rsid w:val="00A1700A"/>
    <w:rsid w:val="00A17CD0"/>
    <w:rsid w:val="00A2005A"/>
    <w:rsid w:val="00A20816"/>
    <w:rsid w:val="00A20C7A"/>
    <w:rsid w:val="00A20E4F"/>
    <w:rsid w:val="00A21107"/>
    <w:rsid w:val="00A2114C"/>
    <w:rsid w:val="00A22B8F"/>
    <w:rsid w:val="00A22C14"/>
    <w:rsid w:val="00A23115"/>
    <w:rsid w:val="00A233D0"/>
    <w:rsid w:val="00A24958"/>
    <w:rsid w:val="00A24BDC"/>
    <w:rsid w:val="00A25B3F"/>
    <w:rsid w:val="00A25D94"/>
    <w:rsid w:val="00A267C0"/>
    <w:rsid w:val="00A27A50"/>
    <w:rsid w:val="00A27B6E"/>
    <w:rsid w:val="00A32472"/>
    <w:rsid w:val="00A32EB7"/>
    <w:rsid w:val="00A332D5"/>
    <w:rsid w:val="00A345CF"/>
    <w:rsid w:val="00A35331"/>
    <w:rsid w:val="00A36077"/>
    <w:rsid w:val="00A36858"/>
    <w:rsid w:val="00A36A6D"/>
    <w:rsid w:val="00A372DC"/>
    <w:rsid w:val="00A4026B"/>
    <w:rsid w:val="00A40A0A"/>
    <w:rsid w:val="00A40DF9"/>
    <w:rsid w:val="00A41302"/>
    <w:rsid w:val="00A42954"/>
    <w:rsid w:val="00A439BB"/>
    <w:rsid w:val="00A44023"/>
    <w:rsid w:val="00A44297"/>
    <w:rsid w:val="00A4458F"/>
    <w:rsid w:val="00A45706"/>
    <w:rsid w:val="00A50566"/>
    <w:rsid w:val="00A52B82"/>
    <w:rsid w:val="00A52EB7"/>
    <w:rsid w:val="00A53C33"/>
    <w:rsid w:val="00A54847"/>
    <w:rsid w:val="00A55DAE"/>
    <w:rsid w:val="00A56DB2"/>
    <w:rsid w:val="00A6033D"/>
    <w:rsid w:val="00A60669"/>
    <w:rsid w:val="00A612FA"/>
    <w:rsid w:val="00A6152C"/>
    <w:rsid w:val="00A62A5A"/>
    <w:rsid w:val="00A63213"/>
    <w:rsid w:val="00A6426B"/>
    <w:rsid w:val="00A6433D"/>
    <w:rsid w:val="00A64892"/>
    <w:rsid w:val="00A65DDD"/>
    <w:rsid w:val="00A66185"/>
    <w:rsid w:val="00A67E94"/>
    <w:rsid w:val="00A7051F"/>
    <w:rsid w:val="00A7174D"/>
    <w:rsid w:val="00A7203C"/>
    <w:rsid w:val="00A72650"/>
    <w:rsid w:val="00A727D4"/>
    <w:rsid w:val="00A73290"/>
    <w:rsid w:val="00A762C4"/>
    <w:rsid w:val="00A76783"/>
    <w:rsid w:val="00A76CF0"/>
    <w:rsid w:val="00A775AD"/>
    <w:rsid w:val="00A81C6D"/>
    <w:rsid w:val="00A8333F"/>
    <w:rsid w:val="00A91BD2"/>
    <w:rsid w:val="00A91E17"/>
    <w:rsid w:val="00A9499E"/>
    <w:rsid w:val="00A96B7C"/>
    <w:rsid w:val="00A97784"/>
    <w:rsid w:val="00AA00CF"/>
    <w:rsid w:val="00AA168D"/>
    <w:rsid w:val="00AA3E8C"/>
    <w:rsid w:val="00AA5994"/>
    <w:rsid w:val="00AA6A95"/>
    <w:rsid w:val="00AA764E"/>
    <w:rsid w:val="00AB16FA"/>
    <w:rsid w:val="00AB1B61"/>
    <w:rsid w:val="00AB2036"/>
    <w:rsid w:val="00AB2190"/>
    <w:rsid w:val="00AB242B"/>
    <w:rsid w:val="00AB3CF6"/>
    <w:rsid w:val="00AB4DBC"/>
    <w:rsid w:val="00AB596E"/>
    <w:rsid w:val="00AB7489"/>
    <w:rsid w:val="00AC240B"/>
    <w:rsid w:val="00AC3179"/>
    <w:rsid w:val="00AC3F36"/>
    <w:rsid w:val="00AC4447"/>
    <w:rsid w:val="00AC4C95"/>
    <w:rsid w:val="00AC5B04"/>
    <w:rsid w:val="00AC5B11"/>
    <w:rsid w:val="00AC6117"/>
    <w:rsid w:val="00AC6DE5"/>
    <w:rsid w:val="00AC70DF"/>
    <w:rsid w:val="00AD00AC"/>
    <w:rsid w:val="00AD1415"/>
    <w:rsid w:val="00AD329A"/>
    <w:rsid w:val="00AD4762"/>
    <w:rsid w:val="00AD4E57"/>
    <w:rsid w:val="00AD5FDC"/>
    <w:rsid w:val="00AD6184"/>
    <w:rsid w:val="00AD7231"/>
    <w:rsid w:val="00AD73E9"/>
    <w:rsid w:val="00AD7687"/>
    <w:rsid w:val="00AE0AEF"/>
    <w:rsid w:val="00AE116A"/>
    <w:rsid w:val="00AE2EC0"/>
    <w:rsid w:val="00AE4251"/>
    <w:rsid w:val="00AE6FAC"/>
    <w:rsid w:val="00AF03E6"/>
    <w:rsid w:val="00AF04F1"/>
    <w:rsid w:val="00AF0788"/>
    <w:rsid w:val="00AF4240"/>
    <w:rsid w:val="00AF4FFD"/>
    <w:rsid w:val="00AF63B6"/>
    <w:rsid w:val="00AF6BE7"/>
    <w:rsid w:val="00AF6EC5"/>
    <w:rsid w:val="00AF729E"/>
    <w:rsid w:val="00AF7863"/>
    <w:rsid w:val="00B01891"/>
    <w:rsid w:val="00B0315B"/>
    <w:rsid w:val="00B04E47"/>
    <w:rsid w:val="00B0642D"/>
    <w:rsid w:val="00B11703"/>
    <w:rsid w:val="00B125A1"/>
    <w:rsid w:val="00B15795"/>
    <w:rsid w:val="00B15C5F"/>
    <w:rsid w:val="00B22FD4"/>
    <w:rsid w:val="00B238A0"/>
    <w:rsid w:val="00B23980"/>
    <w:rsid w:val="00B23EFA"/>
    <w:rsid w:val="00B24809"/>
    <w:rsid w:val="00B2633D"/>
    <w:rsid w:val="00B30DD3"/>
    <w:rsid w:val="00B31E6F"/>
    <w:rsid w:val="00B31FF9"/>
    <w:rsid w:val="00B323DD"/>
    <w:rsid w:val="00B325F2"/>
    <w:rsid w:val="00B332E2"/>
    <w:rsid w:val="00B33780"/>
    <w:rsid w:val="00B33FCC"/>
    <w:rsid w:val="00B344DA"/>
    <w:rsid w:val="00B34B4A"/>
    <w:rsid w:val="00B36CBB"/>
    <w:rsid w:val="00B36DE5"/>
    <w:rsid w:val="00B379F3"/>
    <w:rsid w:val="00B40912"/>
    <w:rsid w:val="00B41A67"/>
    <w:rsid w:val="00B423DC"/>
    <w:rsid w:val="00B42F1F"/>
    <w:rsid w:val="00B43DED"/>
    <w:rsid w:val="00B46E3B"/>
    <w:rsid w:val="00B4795B"/>
    <w:rsid w:val="00B47C1C"/>
    <w:rsid w:val="00B50431"/>
    <w:rsid w:val="00B50DE9"/>
    <w:rsid w:val="00B52076"/>
    <w:rsid w:val="00B54E59"/>
    <w:rsid w:val="00B570B2"/>
    <w:rsid w:val="00B57354"/>
    <w:rsid w:val="00B57C62"/>
    <w:rsid w:val="00B6012B"/>
    <w:rsid w:val="00B60DFA"/>
    <w:rsid w:val="00B63591"/>
    <w:rsid w:val="00B66D9E"/>
    <w:rsid w:val="00B66EE5"/>
    <w:rsid w:val="00B67610"/>
    <w:rsid w:val="00B71160"/>
    <w:rsid w:val="00B71172"/>
    <w:rsid w:val="00B7158D"/>
    <w:rsid w:val="00B73547"/>
    <w:rsid w:val="00B736C2"/>
    <w:rsid w:val="00B74A0F"/>
    <w:rsid w:val="00B74FA0"/>
    <w:rsid w:val="00B760AD"/>
    <w:rsid w:val="00B76B4D"/>
    <w:rsid w:val="00B77021"/>
    <w:rsid w:val="00B81960"/>
    <w:rsid w:val="00B8486F"/>
    <w:rsid w:val="00B84BBB"/>
    <w:rsid w:val="00B84CCF"/>
    <w:rsid w:val="00B85879"/>
    <w:rsid w:val="00B85FE9"/>
    <w:rsid w:val="00B86E8F"/>
    <w:rsid w:val="00B873A3"/>
    <w:rsid w:val="00B87C7C"/>
    <w:rsid w:val="00B87F9C"/>
    <w:rsid w:val="00B974A7"/>
    <w:rsid w:val="00BA0CB8"/>
    <w:rsid w:val="00BA1666"/>
    <w:rsid w:val="00BA2123"/>
    <w:rsid w:val="00BA3DA9"/>
    <w:rsid w:val="00BA4F8F"/>
    <w:rsid w:val="00BA5A71"/>
    <w:rsid w:val="00BA5B63"/>
    <w:rsid w:val="00BA5C98"/>
    <w:rsid w:val="00BA7EE6"/>
    <w:rsid w:val="00BB097B"/>
    <w:rsid w:val="00BB1247"/>
    <w:rsid w:val="00BB2693"/>
    <w:rsid w:val="00BB3D99"/>
    <w:rsid w:val="00BB415C"/>
    <w:rsid w:val="00BB4965"/>
    <w:rsid w:val="00BB5E4D"/>
    <w:rsid w:val="00BB6295"/>
    <w:rsid w:val="00BB76EC"/>
    <w:rsid w:val="00BC0C0B"/>
    <w:rsid w:val="00BC1626"/>
    <w:rsid w:val="00BC260E"/>
    <w:rsid w:val="00BC274C"/>
    <w:rsid w:val="00BC3B16"/>
    <w:rsid w:val="00BC3E3F"/>
    <w:rsid w:val="00BC4364"/>
    <w:rsid w:val="00BC5B0B"/>
    <w:rsid w:val="00BC6DF2"/>
    <w:rsid w:val="00BC7987"/>
    <w:rsid w:val="00BD0CC5"/>
    <w:rsid w:val="00BD2E54"/>
    <w:rsid w:val="00BD3376"/>
    <w:rsid w:val="00BD58A8"/>
    <w:rsid w:val="00BD5D30"/>
    <w:rsid w:val="00BD7099"/>
    <w:rsid w:val="00BD71B7"/>
    <w:rsid w:val="00BD7BEF"/>
    <w:rsid w:val="00BE3479"/>
    <w:rsid w:val="00BE36A3"/>
    <w:rsid w:val="00BE5191"/>
    <w:rsid w:val="00BE5838"/>
    <w:rsid w:val="00BE6A41"/>
    <w:rsid w:val="00BE73C8"/>
    <w:rsid w:val="00BE7AD0"/>
    <w:rsid w:val="00BE7C5F"/>
    <w:rsid w:val="00BF0AEE"/>
    <w:rsid w:val="00BF19C1"/>
    <w:rsid w:val="00BF2AE6"/>
    <w:rsid w:val="00BF3944"/>
    <w:rsid w:val="00BF4910"/>
    <w:rsid w:val="00BF4CBB"/>
    <w:rsid w:val="00BF5309"/>
    <w:rsid w:val="00BF5459"/>
    <w:rsid w:val="00BF5C3A"/>
    <w:rsid w:val="00BF5D31"/>
    <w:rsid w:val="00BF67E7"/>
    <w:rsid w:val="00BF6808"/>
    <w:rsid w:val="00BF77D3"/>
    <w:rsid w:val="00BF7F38"/>
    <w:rsid w:val="00C00013"/>
    <w:rsid w:val="00C00CB4"/>
    <w:rsid w:val="00C00FCB"/>
    <w:rsid w:val="00C0163B"/>
    <w:rsid w:val="00C01FA2"/>
    <w:rsid w:val="00C025D2"/>
    <w:rsid w:val="00C040AF"/>
    <w:rsid w:val="00C04AD2"/>
    <w:rsid w:val="00C0536A"/>
    <w:rsid w:val="00C06349"/>
    <w:rsid w:val="00C06E84"/>
    <w:rsid w:val="00C0720B"/>
    <w:rsid w:val="00C10803"/>
    <w:rsid w:val="00C10CD5"/>
    <w:rsid w:val="00C1117D"/>
    <w:rsid w:val="00C1162C"/>
    <w:rsid w:val="00C11889"/>
    <w:rsid w:val="00C12435"/>
    <w:rsid w:val="00C1614A"/>
    <w:rsid w:val="00C170BD"/>
    <w:rsid w:val="00C17F52"/>
    <w:rsid w:val="00C203BA"/>
    <w:rsid w:val="00C21125"/>
    <w:rsid w:val="00C22244"/>
    <w:rsid w:val="00C22486"/>
    <w:rsid w:val="00C23407"/>
    <w:rsid w:val="00C24766"/>
    <w:rsid w:val="00C27B27"/>
    <w:rsid w:val="00C314FD"/>
    <w:rsid w:val="00C330CB"/>
    <w:rsid w:val="00C334E2"/>
    <w:rsid w:val="00C3375E"/>
    <w:rsid w:val="00C35EE3"/>
    <w:rsid w:val="00C375C0"/>
    <w:rsid w:val="00C37831"/>
    <w:rsid w:val="00C407CD"/>
    <w:rsid w:val="00C410FB"/>
    <w:rsid w:val="00C4397F"/>
    <w:rsid w:val="00C447E0"/>
    <w:rsid w:val="00C44A74"/>
    <w:rsid w:val="00C4539B"/>
    <w:rsid w:val="00C503DF"/>
    <w:rsid w:val="00C51036"/>
    <w:rsid w:val="00C5412F"/>
    <w:rsid w:val="00C54149"/>
    <w:rsid w:val="00C5603F"/>
    <w:rsid w:val="00C56F96"/>
    <w:rsid w:val="00C57728"/>
    <w:rsid w:val="00C62313"/>
    <w:rsid w:val="00C6337B"/>
    <w:rsid w:val="00C6359A"/>
    <w:rsid w:val="00C67072"/>
    <w:rsid w:val="00C67159"/>
    <w:rsid w:val="00C67464"/>
    <w:rsid w:val="00C67DA0"/>
    <w:rsid w:val="00C71E0E"/>
    <w:rsid w:val="00C72002"/>
    <w:rsid w:val="00C73E8A"/>
    <w:rsid w:val="00C74CC1"/>
    <w:rsid w:val="00C753A4"/>
    <w:rsid w:val="00C75844"/>
    <w:rsid w:val="00C77633"/>
    <w:rsid w:val="00C81E06"/>
    <w:rsid w:val="00C82570"/>
    <w:rsid w:val="00C844FA"/>
    <w:rsid w:val="00C8666C"/>
    <w:rsid w:val="00C872AB"/>
    <w:rsid w:val="00C87921"/>
    <w:rsid w:val="00C87989"/>
    <w:rsid w:val="00C90740"/>
    <w:rsid w:val="00C90E5C"/>
    <w:rsid w:val="00C965AC"/>
    <w:rsid w:val="00C97047"/>
    <w:rsid w:val="00C97441"/>
    <w:rsid w:val="00C97591"/>
    <w:rsid w:val="00C9765B"/>
    <w:rsid w:val="00C978AD"/>
    <w:rsid w:val="00C97B0A"/>
    <w:rsid w:val="00CA0D2E"/>
    <w:rsid w:val="00CA1C48"/>
    <w:rsid w:val="00CA1F58"/>
    <w:rsid w:val="00CA21CF"/>
    <w:rsid w:val="00CA2724"/>
    <w:rsid w:val="00CA304F"/>
    <w:rsid w:val="00CA528B"/>
    <w:rsid w:val="00CA5290"/>
    <w:rsid w:val="00CA57BC"/>
    <w:rsid w:val="00CA5A87"/>
    <w:rsid w:val="00CA5F63"/>
    <w:rsid w:val="00CB2D7E"/>
    <w:rsid w:val="00CB30A6"/>
    <w:rsid w:val="00CB3317"/>
    <w:rsid w:val="00CB42AA"/>
    <w:rsid w:val="00CB7158"/>
    <w:rsid w:val="00CC0BE7"/>
    <w:rsid w:val="00CC3665"/>
    <w:rsid w:val="00CC4C38"/>
    <w:rsid w:val="00CC5961"/>
    <w:rsid w:val="00CC78D0"/>
    <w:rsid w:val="00CC7ABF"/>
    <w:rsid w:val="00CD1958"/>
    <w:rsid w:val="00CD5DE8"/>
    <w:rsid w:val="00CD6DED"/>
    <w:rsid w:val="00CE0003"/>
    <w:rsid w:val="00CE1942"/>
    <w:rsid w:val="00CE4164"/>
    <w:rsid w:val="00CE5AB0"/>
    <w:rsid w:val="00CE5AF0"/>
    <w:rsid w:val="00CE5DF9"/>
    <w:rsid w:val="00CE646B"/>
    <w:rsid w:val="00CE6CDF"/>
    <w:rsid w:val="00CE7550"/>
    <w:rsid w:val="00CF0E08"/>
    <w:rsid w:val="00CF1818"/>
    <w:rsid w:val="00CF181D"/>
    <w:rsid w:val="00CF203C"/>
    <w:rsid w:val="00CF31F2"/>
    <w:rsid w:val="00CF5D77"/>
    <w:rsid w:val="00CF73DA"/>
    <w:rsid w:val="00D002F9"/>
    <w:rsid w:val="00D00C3E"/>
    <w:rsid w:val="00D00F8A"/>
    <w:rsid w:val="00D0626F"/>
    <w:rsid w:val="00D10158"/>
    <w:rsid w:val="00D12894"/>
    <w:rsid w:val="00D1467E"/>
    <w:rsid w:val="00D16173"/>
    <w:rsid w:val="00D162F9"/>
    <w:rsid w:val="00D170E3"/>
    <w:rsid w:val="00D20FC9"/>
    <w:rsid w:val="00D213CD"/>
    <w:rsid w:val="00D2147F"/>
    <w:rsid w:val="00D23FCC"/>
    <w:rsid w:val="00D2437E"/>
    <w:rsid w:val="00D24705"/>
    <w:rsid w:val="00D32023"/>
    <w:rsid w:val="00D334C2"/>
    <w:rsid w:val="00D346C2"/>
    <w:rsid w:val="00D363D2"/>
    <w:rsid w:val="00D37AAC"/>
    <w:rsid w:val="00D37F9C"/>
    <w:rsid w:val="00D426AB"/>
    <w:rsid w:val="00D42B7E"/>
    <w:rsid w:val="00D43DA4"/>
    <w:rsid w:val="00D44415"/>
    <w:rsid w:val="00D444B0"/>
    <w:rsid w:val="00D458F9"/>
    <w:rsid w:val="00D46A40"/>
    <w:rsid w:val="00D47C81"/>
    <w:rsid w:val="00D51821"/>
    <w:rsid w:val="00D52210"/>
    <w:rsid w:val="00D52CB2"/>
    <w:rsid w:val="00D5726E"/>
    <w:rsid w:val="00D57CCF"/>
    <w:rsid w:val="00D57F76"/>
    <w:rsid w:val="00D606B3"/>
    <w:rsid w:val="00D61D70"/>
    <w:rsid w:val="00D62FB0"/>
    <w:rsid w:val="00D654B6"/>
    <w:rsid w:val="00D7150C"/>
    <w:rsid w:val="00D7169F"/>
    <w:rsid w:val="00D723DD"/>
    <w:rsid w:val="00D72960"/>
    <w:rsid w:val="00D746AF"/>
    <w:rsid w:val="00D7491B"/>
    <w:rsid w:val="00D75A2F"/>
    <w:rsid w:val="00D75DFE"/>
    <w:rsid w:val="00D77A5C"/>
    <w:rsid w:val="00D81171"/>
    <w:rsid w:val="00D811C0"/>
    <w:rsid w:val="00D81266"/>
    <w:rsid w:val="00D81F1D"/>
    <w:rsid w:val="00D82602"/>
    <w:rsid w:val="00D83884"/>
    <w:rsid w:val="00D85049"/>
    <w:rsid w:val="00D86D4E"/>
    <w:rsid w:val="00D86F9E"/>
    <w:rsid w:val="00D8729F"/>
    <w:rsid w:val="00D876C9"/>
    <w:rsid w:val="00D915AE"/>
    <w:rsid w:val="00D925B9"/>
    <w:rsid w:val="00D92D70"/>
    <w:rsid w:val="00D949FC"/>
    <w:rsid w:val="00D95144"/>
    <w:rsid w:val="00D9608A"/>
    <w:rsid w:val="00D97592"/>
    <w:rsid w:val="00D97DA8"/>
    <w:rsid w:val="00DA038D"/>
    <w:rsid w:val="00DA510B"/>
    <w:rsid w:val="00DA71AA"/>
    <w:rsid w:val="00DB0300"/>
    <w:rsid w:val="00DB2EC4"/>
    <w:rsid w:val="00DB415B"/>
    <w:rsid w:val="00DB4782"/>
    <w:rsid w:val="00DB4DF2"/>
    <w:rsid w:val="00DB6658"/>
    <w:rsid w:val="00DB692D"/>
    <w:rsid w:val="00DB6E20"/>
    <w:rsid w:val="00DC12CD"/>
    <w:rsid w:val="00DC2179"/>
    <w:rsid w:val="00DC2A26"/>
    <w:rsid w:val="00DC43A9"/>
    <w:rsid w:val="00DC7AA6"/>
    <w:rsid w:val="00DD0931"/>
    <w:rsid w:val="00DD1936"/>
    <w:rsid w:val="00DD3049"/>
    <w:rsid w:val="00DD5E50"/>
    <w:rsid w:val="00DD5FA6"/>
    <w:rsid w:val="00DD6A4A"/>
    <w:rsid w:val="00DD7BC8"/>
    <w:rsid w:val="00DE01E3"/>
    <w:rsid w:val="00DE0A1C"/>
    <w:rsid w:val="00DE1199"/>
    <w:rsid w:val="00DE1267"/>
    <w:rsid w:val="00DE2245"/>
    <w:rsid w:val="00DE2717"/>
    <w:rsid w:val="00DE47CB"/>
    <w:rsid w:val="00DE4CA5"/>
    <w:rsid w:val="00DE5025"/>
    <w:rsid w:val="00DE7179"/>
    <w:rsid w:val="00DF0A2C"/>
    <w:rsid w:val="00DF14D2"/>
    <w:rsid w:val="00DF1759"/>
    <w:rsid w:val="00DF182F"/>
    <w:rsid w:val="00DF55BE"/>
    <w:rsid w:val="00DF7063"/>
    <w:rsid w:val="00DF7853"/>
    <w:rsid w:val="00E00DDB"/>
    <w:rsid w:val="00E06FA9"/>
    <w:rsid w:val="00E102D6"/>
    <w:rsid w:val="00E13A6F"/>
    <w:rsid w:val="00E14842"/>
    <w:rsid w:val="00E1530B"/>
    <w:rsid w:val="00E21B0B"/>
    <w:rsid w:val="00E24256"/>
    <w:rsid w:val="00E252B2"/>
    <w:rsid w:val="00E2549D"/>
    <w:rsid w:val="00E2554A"/>
    <w:rsid w:val="00E30704"/>
    <w:rsid w:val="00E3577B"/>
    <w:rsid w:val="00E36296"/>
    <w:rsid w:val="00E36366"/>
    <w:rsid w:val="00E3698D"/>
    <w:rsid w:val="00E407D0"/>
    <w:rsid w:val="00E40A61"/>
    <w:rsid w:val="00E444BD"/>
    <w:rsid w:val="00E4489C"/>
    <w:rsid w:val="00E46473"/>
    <w:rsid w:val="00E4669D"/>
    <w:rsid w:val="00E46A78"/>
    <w:rsid w:val="00E46F68"/>
    <w:rsid w:val="00E47C9E"/>
    <w:rsid w:val="00E51997"/>
    <w:rsid w:val="00E53A0B"/>
    <w:rsid w:val="00E53ECF"/>
    <w:rsid w:val="00E53FF7"/>
    <w:rsid w:val="00E56DAC"/>
    <w:rsid w:val="00E57142"/>
    <w:rsid w:val="00E60E83"/>
    <w:rsid w:val="00E628E2"/>
    <w:rsid w:val="00E639F3"/>
    <w:rsid w:val="00E63C7F"/>
    <w:rsid w:val="00E64FA2"/>
    <w:rsid w:val="00E66503"/>
    <w:rsid w:val="00E71628"/>
    <w:rsid w:val="00E718AE"/>
    <w:rsid w:val="00E723B8"/>
    <w:rsid w:val="00E737D9"/>
    <w:rsid w:val="00E7737B"/>
    <w:rsid w:val="00E77D68"/>
    <w:rsid w:val="00E807B6"/>
    <w:rsid w:val="00E80D0C"/>
    <w:rsid w:val="00E8186A"/>
    <w:rsid w:val="00E82B83"/>
    <w:rsid w:val="00E832F8"/>
    <w:rsid w:val="00E83A6A"/>
    <w:rsid w:val="00E843AC"/>
    <w:rsid w:val="00E84508"/>
    <w:rsid w:val="00E861B1"/>
    <w:rsid w:val="00E87B02"/>
    <w:rsid w:val="00E91754"/>
    <w:rsid w:val="00E91BAF"/>
    <w:rsid w:val="00E92009"/>
    <w:rsid w:val="00E92EB4"/>
    <w:rsid w:val="00E94CE4"/>
    <w:rsid w:val="00E954D1"/>
    <w:rsid w:val="00E96AC0"/>
    <w:rsid w:val="00E96DE3"/>
    <w:rsid w:val="00E972D1"/>
    <w:rsid w:val="00EA0BDB"/>
    <w:rsid w:val="00EA483B"/>
    <w:rsid w:val="00EA4938"/>
    <w:rsid w:val="00EA536C"/>
    <w:rsid w:val="00EA77A3"/>
    <w:rsid w:val="00EB04C2"/>
    <w:rsid w:val="00EB3076"/>
    <w:rsid w:val="00EB37AE"/>
    <w:rsid w:val="00EB41CA"/>
    <w:rsid w:val="00EB6381"/>
    <w:rsid w:val="00EC1E38"/>
    <w:rsid w:val="00EC402A"/>
    <w:rsid w:val="00EC53D6"/>
    <w:rsid w:val="00EC55AB"/>
    <w:rsid w:val="00EC64F0"/>
    <w:rsid w:val="00EC738B"/>
    <w:rsid w:val="00ED025F"/>
    <w:rsid w:val="00ED0B97"/>
    <w:rsid w:val="00ED4566"/>
    <w:rsid w:val="00ED73A6"/>
    <w:rsid w:val="00ED7E50"/>
    <w:rsid w:val="00EE11E2"/>
    <w:rsid w:val="00EE1ADE"/>
    <w:rsid w:val="00EE2534"/>
    <w:rsid w:val="00EE4641"/>
    <w:rsid w:val="00EE5D5A"/>
    <w:rsid w:val="00EE7787"/>
    <w:rsid w:val="00EF119E"/>
    <w:rsid w:val="00EF38BA"/>
    <w:rsid w:val="00EF3D81"/>
    <w:rsid w:val="00EF5648"/>
    <w:rsid w:val="00F014D7"/>
    <w:rsid w:val="00F03D56"/>
    <w:rsid w:val="00F044CD"/>
    <w:rsid w:val="00F0472C"/>
    <w:rsid w:val="00F05C24"/>
    <w:rsid w:val="00F141DB"/>
    <w:rsid w:val="00F14AB5"/>
    <w:rsid w:val="00F1530D"/>
    <w:rsid w:val="00F165E6"/>
    <w:rsid w:val="00F214B8"/>
    <w:rsid w:val="00F23492"/>
    <w:rsid w:val="00F236F9"/>
    <w:rsid w:val="00F240C7"/>
    <w:rsid w:val="00F24467"/>
    <w:rsid w:val="00F251BE"/>
    <w:rsid w:val="00F25473"/>
    <w:rsid w:val="00F2583B"/>
    <w:rsid w:val="00F27ED4"/>
    <w:rsid w:val="00F30865"/>
    <w:rsid w:val="00F312F9"/>
    <w:rsid w:val="00F31D0D"/>
    <w:rsid w:val="00F337CF"/>
    <w:rsid w:val="00F3402C"/>
    <w:rsid w:val="00F36467"/>
    <w:rsid w:val="00F36AD5"/>
    <w:rsid w:val="00F403E7"/>
    <w:rsid w:val="00F4131B"/>
    <w:rsid w:val="00F42175"/>
    <w:rsid w:val="00F4260D"/>
    <w:rsid w:val="00F444A5"/>
    <w:rsid w:val="00F47C29"/>
    <w:rsid w:val="00F47DA4"/>
    <w:rsid w:val="00F50492"/>
    <w:rsid w:val="00F509DE"/>
    <w:rsid w:val="00F53A7B"/>
    <w:rsid w:val="00F55501"/>
    <w:rsid w:val="00F5782A"/>
    <w:rsid w:val="00F578C6"/>
    <w:rsid w:val="00F60C58"/>
    <w:rsid w:val="00F62A0E"/>
    <w:rsid w:val="00F652D7"/>
    <w:rsid w:val="00F65A70"/>
    <w:rsid w:val="00F65BF0"/>
    <w:rsid w:val="00F66990"/>
    <w:rsid w:val="00F66A41"/>
    <w:rsid w:val="00F673AE"/>
    <w:rsid w:val="00F67A5E"/>
    <w:rsid w:val="00F706D2"/>
    <w:rsid w:val="00F7150E"/>
    <w:rsid w:val="00F7211F"/>
    <w:rsid w:val="00F738A3"/>
    <w:rsid w:val="00F73DAB"/>
    <w:rsid w:val="00F773E7"/>
    <w:rsid w:val="00F8010D"/>
    <w:rsid w:val="00F805F3"/>
    <w:rsid w:val="00F80FD8"/>
    <w:rsid w:val="00F81AB1"/>
    <w:rsid w:val="00F825CA"/>
    <w:rsid w:val="00F83ADB"/>
    <w:rsid w:val="00F843A7"/>
    <w:rsid w:val="00F843AF"/>
    <w:rsid w:val="00F84842"/>
    <w:rsid w:val="00F857FE"/>
    <w:rsid w:val="00F902D8"/>
    <w:rsid w:val="00F9079E"/>
    <w:rsid w:val="00F92218"/>
    <w:rsid w:val="00F92430"/>
    <w:rsid w:val="00F9352E"/>
    <w:rsid w:val="00F944B7"/>
    <w:rsid w:val="00F946F2"/>
    <w:rsid w:val="00F9533A"/>
    <w:rsid w:val="00F9618C"/>
    <w:rsid w:val="00F97153"/>
    <w:rsid w:val="00F9767E"/>
    <w:rsid w:val="00FA0ADF"/>
    <w:rsid w:val="00FA0D56"/>
    <w:rsid w:val="00FA34B0"/>
    <w:rsid w:val="00FA3BD2"/>
    <w:rsid w:val="00FA42FD"/>
    <w:rsid w:val="00FA4B39"/>
    <w:rsid w:val="00FA5986"/>
    <w:rsid w:val="00FB0540"/>
    <w:rsid w:val="00FB0776"/>
    <w:rsid w:val="00FB1B0D"/>
    <w:rsid w:val="00FB2B02"/>
    <w:rsid w:val="00FB3344"/>
    <w:rsid w:val="00FB41E9"/>
    <w:rsid w:val="00FB50A3"/>
    <w:rsid w:val="00FB5334"/>
    <w:rsid w:val="00FB7FCE"/>
    <w:rsid w:val="00FC095E"/>
    <w:rsid w:val="00FC0FCB"/>
    <w:rsid w:val="00FC3952"/>
    <w:rsid w:val="00FC56D2"/>
    <w:rsid w:val="00FC5AF1"/>
    <w:rsid w:val="00FD07CA"/>
    <w:rsid w:val="00FD1E64"/>
    <w:rsid w:val="00FD36D9"/>
    <w:rsid w:val="00FD3A54"/>
    <w:rsid w:val="00FD50D1"/>
    <w:rsid w:val="00FD60B2"/>
    <w:rsid w:val="00FD6AFB"/>
    <w:rsid w:val="00FD6D78"/>
    <w:rsid w:val="00FE1861"/>
    <w:rsid w:val="00FE2332"/>
    <w:rsid w:val="00FE320B"/>
    <w:rsid w:val="00FE33F6"/>
    <w:rsid w:val="00FE4B08"/>
    <w:rsid w:val="00FE5929"/>
    <w:rsid w:val="00FE79B5"/>
    <w:rsid w:val="00FE7C13"/>
    <w:rsid w:val="00FE7EF8"/>
    <w:rsid w:val="00FF0B3C"/>
    <w:rsid w:val="00FF2622"/>
    <w:rsid w:val="00FF414A"/>
    <w:rsid w:val="00FF589D"/>
    <w:rsid w:val="00FF697D"/>
    <w:rsid w:val="00FF6CD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C5A65E"/>
  <w15:docId w15:val="{E7EB4918-E2D7-41CF-9336-2F7C9B497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43272"/>
    <w:pPr>
      <w:spacing w:after="200" w:line="276" w:lineRule="auto"/>
    </w:pPr>
    <w:rPr>
      <w:sz w:val="22"/>
      <w:szCs w:val="22"/>
      <w:lang w:val="da-DK" w:eastAsia="en-US"/>
    </w:rPr>
  </w:style>
  <w:style w:type="paragraph" w:styleId="Heading3">
    <w:name w:val="heading 3"/>
    <w:basedOn w:val="Normal"/>
    <w:link w:val="Heading3Char"/>
    <w:uiPriority w:val="9"/>
    <w:qFormat/>
    <w:rsid w:val="0087798F"/>
    <w:pPr>
      <w:spacing w:before="100" w:beforeAutospacing="1" w:after="100" w:afterAutospacing="1" w:line="240" w:lineRule="auto"/>
      <w:outlineLvl w:val="2"/>
    </w:pPr>
    <w:rPr>
      <w:rFonts w:ascii="Times New Roman" w:eastAsia="Times New Roman" w:hAnsi="Times New Roman"/>
      <w:b/>
      <w:bCs/>
      <w:sz w:val="27"/>
      <w:szCs w:val="27"/>
      <w:lang w:val="es-ES" w:eastAsia="es-ES"/>
    </w:rPr>
  </w:style>
  <w:style w:type="paragraph" w:styleId="Heading4">
    <w:name w:val="heading 4"/>
    <w:basedOn w:val="Normal"/>
    <w:link w:val="Heading4Char"/>
    <w:uiPriority w:val="9"/>
    <w:qFormat/>
    <w:rsid w:val="0087798F"/>
    <w:pPr>
      <w:spacing w:before="100" w:beforeAutospacing="1" w:after="100" w:afterAutospacing="1" w:line="240" w:lineRule="auto"/>
      <w:outlineLvl w:val="3"/>
    </w:pPr>
    <w:rPr>
      <w:rFonts w:ascii="Times New Roman" w:eastAsia="Times New Roman" w:hAnsi="Times New Roman"/>
      <w:b/>
      <w:bCs/>
      <w:sz w:val="24"/>
      <w:szCs w:val="24"/>
      <w:lang w:val="es-ES"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7072"/>
    <w:pPr>
      <w:ind w:left="720"/>
      <w:contextualSpacing/>
    </w:pPr>
  </w:style>
  <w:style w:type="paragraph" w:styleId="Header">
    <w:name w:val="header"/>
    <w:basedOn w:val="Normal"/>
    <w:link w:val="HeaderChar"/>
    <w:uiPriority w:val="99"/>
    <w:unhideWhenUsed/>
    <w:rsid w:val="006E5D7E"/>
    <w:pPr>
      <w:tabs>
        <w:tab w:val="center" w:pos="4819"/>
        <w:tab w:val="right" w:pos="9638"/>
      </w:tabs>
      <w:spacing w:after="0" w:line="240" w:lineRule="auto"/>
    </w:pPr>
  </w:style>
  <w:style w:type="character" w:customStyle="1" w:styleId="HeaderChar">
    <w:name w:val="Header Char"/>
    <w:basedOn w:val="DefaultParagraphFont"/>
    <w:link w:val="Header"/>
    <w:uiPriority w:val="99"/>
    <w:rsid w:val="006E5D7E"/>
  </w:style>
  <w:style w:type="paragraph" w:styleId="Footer">
    <w:name w:val="footer"/>
    <w:basedOn w:val="Normal"/>
    <w:link w:val="FooterChar"/>
    <w:uiPriority w:val="99"/>
    <w:unhideWhenUsed/>
    <w:rsid w:val="006E5D7E"/>
    <w:pPr>
      <w:tabs>
        <w:tab w:val="center" w:pos="4819"/>
        <w:tab w:val="right" w:pos="9638"/>
      </w:tabs>
      <w:spacing w:after="0" w:line="240" w:lineRule="auto"/>
    </w:pPr>
  </w:style>
  <w:style w:type="character" w:customStyle="1" w:styleId="FooterChar">
    <w:name w:val="Footer Char"/>
    <w:basedOn w:val="DefaultParagraphFont"/>
    <w:link w:val="Footer"/>
    <w:uiPriority w:val="99"/>
    <w:rsid w:val="006E5D7E"/>
  </w:style>
  <w:style w:type="character" w:styleId="CommentReference">
    <w:name w:val="annotation reference"/>
    <w:uiPriority w:val="99"/>
    <w:semiHidden/>
    <w:unhideWhenUsed/>
    <w:rsid w:val="000521BF"/>
    <w:rPr>
      <w:sz w:val="16"/>
      <w:szCs w:val="16"/>
    </w:rPr>
  </w:style>
  <w:style w:type="paragraph" w:styleId="CommentText">
    <w:name w:val="annotation text"/>
    <w:basedOn w:val="Normal"/>
    <w:link w:val="CommentTextChar"/>
    <w:uiPriority w:val="99"/>
    <w:unhideWhenUsed/>
    <w:rsid w:val="000521BF"/>
    <w:pPr>
      <w:spacing w:line="240" w:lineRule="auto"/>
    </w:pPr>
    <w:rPr>
      <w:sz w:val="20"/>
      <w:szCs w:val="20"/>
    </w:rPr>
  </w:style>
  <w:style w:type="character" w:customStyle="1" w:styleId="CommentTextChar">
    <w:name w:val="Comment Text Char"/>
    <w:link w:val="CommentText"/>
    <w:uiPriority w:val="99"/>
    <w:rsid w:val="000521BF"/>
    <w:rPr>
      <w:sz w:val="20"/>
      <w:szCs w:val="20"/>
    </w:rPr>
  </w:style>
  <w:style w:type="paragraph" w:styleId="CommentSubject">
    <w:name w:val="annotation subject"/>
    <w:basedOn w:val="CommentText"/>
    <w:next w:val="CommentText"/>
    <w:link w:val="CommentSubjectChar"/>
    <w:uiPriority w:val="99"/>
    <w:semiHidden/>
    <w:unhideWhenUsed/>
    <w:rsid w:val="000521BF"/>
    <w:rPr>
      <w:b/>
      <w:bCs/>
    </w:rPr>
  </w:style>
  <w:style w:type="character" w:customStyle="1" w:styleId="CommentSubjectChar">
    <w:name w:val="Comment Subject Char"/>
    <w:link w:val="CommentSubject"/>
    <w:uiPriority w:val="99"/>
    <w:semiHidden/>
    <w:rsid w:val="000521BF"/>
    <w:rPr>
      <w:b/>
      <w:bCs/>
      <w:sz w:val="20"/>
      <w:szCs w:val="20"/>
    </w:rPr>
  </w:style>
  <w:style w:type="paragraph" w:styleId="BalloonText">
    <w:name w:val="Balloon Text"/>
    <w:basedOn w:val="Normal"/>
    <w:link w:val="BalloonTextChar"/>
    <w:uiPriority w:val="99"/>
    <w:semiHidden/>
    <w:unhideWhenUsed/>
    <w:rsid w:val="000521BF"/>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521BF"/>
    <w:rPr>
      <w:rFonts w:ascii="Tahoma" w:hAnsi="Tahoma" w:cs="Tahoma"/>
      <w:sz w:val="16"/>
      <w:szCs w:val="16"/>
    </w:rPr>
  </w:style>
  <w:style w:type="paragraph" w:customStyle="1" w:styleId="Default">
    <w:name w:val="Default"/>
    <w:rsid w:val="00E82B83"/>
    <w:pPr>
      <w:autoSpaceDE w:val="0"/>
      <w:autoSpaceDN w:val="0"/>
      <w:adjustRightInd w:val="0"/>
    </w:pPr>
    <w:rPr>
      <w:rFonts w:ascii="Times New Roman" w:hAnsi="Times New Roman"/>
      <w:color w:val="000000"/>
      <w:sz w:val="24"/>
      <w:szCs w:val="24"/>
      <w:lang w:val="en-GB" w:eastAsia="en-US"/>
    </w:rPr>
  </w:style>
  <w:style w:type="character" w:styleId="Hyperlink">
    <w:name w:val="Hyperlink"/>
    <w:uiPriority w:val="99"/>
    <w:unhideWhenUsed/>
    <w:rsid w:val="00563AB2"/>
    <w:rPr>
      <w:color w:val="0000FF"/>
      <w:u w:val="single"/>
    </w:rPr>
  </w:style>
  <w:style w:type="paragraph" w:styleId="NoSpacing">
    <w:name w:val="No Spacing"/>
    <w:uiPriority w:val="1"/>
    <w:qFormat/>
    <w:rsid w:val="00563AB2"/>
    <w:rPr>
      <w:sz w:val="22"/>
      <w:szCs w:val="22"/>
      <w:lang w:val="da-DK" w:eastAsia="en-US"/>
    </w:rPr>
  </w:style>
  <w:style w:type="table" w:styleId="TableGrid">
    <w:name w:val="Table Grid"/>
    <w:basedOn w:val="TableNormal"/>
    <w:uiPriority w:val="59"/>
    <w:rsid w:val="00563A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A65DDD"/>
    <w:pPr>
      <w:spacing w:after="0" w:line="240" w:lineRule="auto"/>
    </w:pPr>
    <w:rPr>
      <w:rFonts w:ascii="Consolas" w:hAnsi="Consolas"/>
      <w:sz w:val="21"/>
      <w:szCs w:val="21"/>
      <w:lang w:val="es-ES"/>
    </w:rPr>
  </w:style>
  <w:style w:type="character" w:customStyle="1" w:styleId="PlainTextChar">
    <w:name w:val="Plain Text Char"/>
    <w:basedOn w:val="DefaultParagraphFont"/>
    <w:link w:val="PlainText"/>
    <w:uiPriority w:val="99"/>
    <w:rsid w:val="00A65DDD"/>
    <w:rPr>
      <w:rFonts w:ascii="Consolas" w:hAnsi="Consolas"/>
      <w:sz w:val="21"/>
      <w:szCs w:val="21"/>
      <w:lang w:val="es-ES" w:eastAsia="en-US"/>
    </w:rPr>
  </w:style>
  <w:style w:type="paragraph" w:customStyle="1" w:styleId="fckjus">
    <w:name w:val="fckjus"/>
    <w:basedOn w:val="Normal"/>
    <w:rsid w:val="00A65DDD"/>
    <w:pPr>
      <w:spacing w:before="100" w:beforeAutospacing="1" w:after="100" w:afterAutospacing="1" w:line="240" w:lineRule="auto"/>
    </w:pPr>
    <w:rPr>
      <w:rFonts w:ascii="Times New Roman" w:eastAsia="Times New Roman" w:hAnsi="Times New Roman"/>
      <w:sz w:val="24"/>
      <w:szCs w:val="24"/>
      <w:lang w:val="es-ES" w:eastAsia="es-ES"/>
    </w:rPr>
  </w:style>
  <w:style w:type="character" w:customStyle="1" w:styleId="Heading3Char">
    <w:name w:val="Heading 3 Char"/>
    <w:basedOn w:val="DefaultParagraphFont"/>
    <w:link w:val="Heading3"/>
    <w:uiPriority w:val="9"/>
    <w:rsid w:val="0087798F"/>
    <w:rPr>
      <w:rFonts w:ascii="Times New Roman" w:eastAsia="Times New Roman" w:hAnsi="Times New Roman"/>
      <w:b/>
      <w:bCs/>
      <w:sz w:val="27"/>
      <w:szCs w:val="27"/>
      <w:lang w:val="es-ES" w:eastAsia="es-ES"/>
    </w:rPr>
  </w:style>
  <w:style w:type="character" w:customStyle="1" w:styleId="Heading4Char">
    <w:name w:val="Heading 4 Char"/>
    <w:basedOn w:val="DefaultParagraphFont"/>
    <w:link w:val="Heading4"/>
    <w:uiPriority w:val="9"/>
    <w:rsid w:val="0087798F"/>
    <w:rPr>
      <w:rFonts w:ascii="Times New Roman" w:eastAsia="Times New Roman" w:hAnsi="Times New Roman"/>
      <w:b/>
      <w:bCs/>
      <w:sz w:val="24"/>
      <w:szCs w:val="24"/>
      <w:lang w:val="es-ES" w:eastAsia="es-ES"/>
    </w:rPr>
  </w:style>
  <w:style w:type="paragraph" w:styleId="NormalWeb">
    <w:name w:val="Normal (Web)"/>
    <w:basedOn w:val="Normal"/>
    <w:uiPriority w:val="99"/>
    <w:unhideWhenUsed/>
    <w:rsid w:val="0087798F"/>
    <w:pPr>
      <w:spacing w:before="100" w:beforeAutospacing="1" w:after="100" w:afterAutospacing="1" w:line="240" w:lineRule="auto"/>
    </w:pPr>
    <w:rPr>
      <w:rFonts w:ascii="Times New Roman" w:eastAsia="Times New Roman" w:hAnsi="Times New Roman"/>
      <w:sz w:val="24"/>
      <w:szCs w:val="24"/>
      <w:lang w:val="es-ES" w:eastAsia="es-ES"/>
    </w:rPr>
  </w:style>
  <w:style w:type="character" w:customStyle="1" w:styleId="apple-converted-space">
    <w:name w:val="apple-converted-space"/>
    <w:basedOn w:val="DefaultParagraphFont"/>
    <w:rsid w:val="0087798F"/>
  </w:style>
  <w:style w:type="character" w:styleId="Strong">
    <w:name w:val="Strong"/>
    <w:basedOn w:val="DefaultParagraphFont"/>
    <w:uiPriority w:val="22"/>
    <w:qFormat/>
    <w:rsid w:val="0087798F"/>
    <w:rPr>
      <w:b/>
      <w:bCs/>
    </w:rPr>
  </w:style>
  <w:style w:type="character" w:styleId="SubtleReference">
    <w:name w:val="Subtle Reference"/>
    <w:basedOn w:val="DefaultParagraphFont"/>
    <w:uiPriority w:val="31"/>
    <w:qFormat/>
    <w:rsid w:val="00574796"/>
    <w:rPr>
      <w:smallCaps/>
      <w:color w:val="C0504D" w:themeColor="accent2"/>
      <w:u w:val="single"/>
    </w:rPr>
  </w:style>
  <w:style w:type="character" w:customStyle="1" w:styleId="UnresolvedMention1">
    <w:name w:val="Unresolved Mention1"/>
    <w:basedOn w:val="DefaultParagraphFont"/>
    <w:uiPriority w:val="99"/>
    <w:semiHidden/>
    <w:unhideWhenUsed/>
    <w:rsid w:val="00C22486"/>
    <w:rPr>
      <w:color w:val="605E5C"/>
      <w:shd w:val="clear" w:color="auto" w:fill="E1DFDD"/>
    </w:rPr>
  </w:style>
  <w:style w:type="character" w:styleId="UnresolvedMention">
    <w:name w:val="Unresolved Mention"/>
    <w:basedOn w:val="DefaultParagraphFont"/>
    <w:uiPriority w:val="99"/>
    <w:semiHidden/>
    <w:unhideWhenUsed/>
    <w:rsid w:val="004C12B6"/>
    <w:rPr>
      <w:color w:val="605E5C"/>
      <w:shd w:val="clear" w:color="auto" w:fill="E1DFDD"/>
    </w:rPr>
  </w:style>
  <w:style w:type="paragraph" w:styleId="Revision">
    <w:name w:val="Revision"/>
    <w:hidden/>
    <w:uiPriority w:val="99"/>
    <w:semiHidden/>
    <w:rsid w:val="00943272"/>
    <w:rPr>
      <w:sz w:val="22"/>
      <w:szCs w:val="22"/>
      <w:lang w:val="da-DK" w:eastAsia="en-US"/>
    </w:rPr>
  </w:style>
  <w:style w:type="table" w:customStyle="1" w:styleId="Tabel-Gitter1">
    <w:name w:val="Tabel - Gitter1"/>
    <w:basedOn w:val="TableNormal"/>
    <w:next w:val="TableGrid"/>
    <w:uiPriority w:val="59"/>
    <w:rsid w:val="00213FF8"/>
    <w:rPr>
      <w:sz w:val="22"/>
      <w:szCs w:val="22"/>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131153">
      <w:bodyDiv w:val="1"/>
      <w:marLeft w:val="0"/>
      <w:marRight w:val="0"/>
      <w:marTop w:val="0"/>
      <w:marBottom w:val="0"/>
      <w:divBdr>
        <w:top w:val="none" w:sz="0" w:space="0" w:color="auto"/>
        <w:left w:val="none" w:sz="0" w:space="0" w:color="auto"/>
        <w:bottom w:val="none" w:sz="0" w:space="0" w:color="auto"/>
        <w:right w:val="none" w:sz="0" w:space="0" w:color="auto"/>
      </w:divBdr>
    </w:div>
    <w:div w:id="229385868">
      <w:bodyDiv w:val="1"/>
      <w:marLeft w:val="0"/>
      <w:marRight w:val="0"/>
      <w:marTop w:val="0"/>
      <w:marBottom w:val="0"/>
      <w:divBdr>
        <w:top w:val="none" w:sz="0" w:space="0" w:color="auto"/>
        <w:left w:val="none" w:sz="0" w:space="0" w:color="auto"/>
        <w:bottom w:val="none" w:sz="0" w:space="0" w:color="auto"/>
        <w:right w:val="none" w:sz="0" w:space="0" w:color="auto"/>
      </w:divBdr>
    </w:div>
    <w:div w:id="272327857">
      <w:bodyDiv w:val="1"/>
      <w:marLeft w:val="0"/>
      <w:marRight w:val="0"/>
      <w:marTop w:val="0"/>
      <w:marBottom w:val="0"/>
      <w:divBdr>
        <w:top w:val="none" w:sz="0" w:space="0" w:color="auto"/>
        <w:left w:val="none" w:sz="0" w:space="0" w:color="auto"/>
        <w:bottom w:val="none" w:sz="0" w:space="0" w:color="auto"/>
        <w:right w:val="none" w:sz="0" w:space="0" w:color="auto"/>
      </w:divBdr>
    </w:div>
    <w:div w:id="631137253">
      <w:bodyDiv w:val="1"/>
      <w:marLeft w:val="0"/>
      <w:marRight w:val="0"/>
      <w:marTop w:val="0"/>
      <w:marBottom w:val="0"/>
      <w:divBdr>
        <w:top w:val="none" w:sz="0" w:space="0" w:color="auto"/>
        <w:left w:val="none" w:sz="0" w:space="0" w:color="auto"/>
        <w:bottom w:val="none" w:sz="0" w:space="0" w:color="auto"/>
        <w:right w:val="none" w:sz="0" w:space="0" w:color="auto"/>
      </w:divBdr>
    </w:div>
    <w:div w:id="733241802">
      <w:bodyDiv w:val="1"/>
      <w:marLeft w:val="0"/>
      <w:marRight w:val="0"/>
      <w:marTop w:val="0"/>
      <w:marBottom w:val="0"/>
      <w:divBdr>
        <w:top w:val="none" w:sz="0" w:space="0" w:color="auto"/>
        <w:left w:val="none" w:sz="0" w:space="0" w:color="auto"/>
        <w:bottom w:val="none" w:sz="0" w:space="0" w:color="auto"/>
        <w:right w:val="none" w:sz="0" w:space="0" w:color="auto"/>
      </w:divBdr>
    </w:div>
    <w:div w:id="1537965446">
      <w:bodyDiv w:val="1"/>
      <w:marLeft w:val="0"/>
      <w:marRight w:val="0"/>
      <w:marTop w:val="0"/>
      <w:marBottom w:val="0"/>
      <w:divBdr>
        <w:top w:val="none" w:sz="0" w:space="0" w:color="auto"/>
        <w:left w:val="none" w:sz="0" w:space="0" w:color="auto"/>
        <w:bottom w:val="none" w:sz="0" w:space="0" w:color="auto"/>
        <w:right w:val="none" w:sz="0" w:space="0" w:color="auto"/>
      </w:divBdr>
      <w:divsChild>
        <w:div w:id="875965452">
          <w:marLeft w:val="0"/>
          <w:marRight w:val="0"/>
          <w:marTop w:val="0"/>
          <w:marBottom w:val="0"/>
          <w:divBdr>
            <w:top w:val="single" w:sz="6" w:space="8" w:color="auto"/>
            <w:left w:val="single" w:sz="6" w:space="8" w:color="auto"/>
            <w:bottom w:val="single" w:sz="6" w:space="8" w:color="auto"/>
            <w:right w:val="single" w:sz="6" w:space="8"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ihpa.info"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microsoft.com/office/2011/relationships/people" Target="peop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eg"/></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image" Target="media/image5.jpe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hn\Dropbox\WorksJohnVijgen\Works%202013\12%20Forum%20Ukraine%202013-14\Call%20for%20Papers\DEF%20PRE-CALL\FIRST%20ANNOUNCEMENT%2012th%20FORUM%20DEF.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D8CDBA-6935-D248-B345-66331BC7B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C:\Users\John\Dropbox\WorksJohnVijgen\Works 2013\12 Forum Ukraine 2013-14\Call for Papers\DEF PRE-CALL\FIRST ANNOUNCEMENT 12th FORUM DEF.dot</Template>
  <TotalTime>8</TotalTime>
  <Pages>12</Pages>
  <Words>3087</Words>
  <Characters>17602</Characters>
  <Application>Microsoft Office Word</Application>
  <DocSecurity>0</DocSecurity>
  <Lines>146</Lines>
  <Paragraphs>41</Paragraphs>
  <ScaleCrop>false</ScaleCrop>
  <HeadingPairs>
    <vt:vector size="8" baseType="variant">
      <vt:variant>
        <vt:lpstr>Title</vt:lpstr>
      </vt:variant>
      <vt:variant>
        <vt:i4>1</vt:i4>
      </vt:variant>
      <vt:variant>
        <vt:lpstr>Titel</vt:lpstr>
      </vt:variant>
      <vt:variant>
        <vt:i4>1</vt:i4>
      </vt:variant>
      <vt:variant>
        <vt:lpstr>Tytuł</vt:lpstr>
      </vt:variant>
      <vt:variant>
        <vt:i4>1</vt:i4>
      </vt:variant>
      <vt:variant>
        <vt:lpstr>Título</vt:lpstr>
      </vt:variant>
      <vt:variant>
        <vt:i4>1</vt:i4>
      </vt:variant>
    </vt:vector>
  </HeadingPairs>
  <TitlesOfParts>
    <vt:vector size="4" baseType="lpstr">
      <vt:lpstr/>
      <vt:lpstr/>
      <vt:lpstr/>
      <vt:lpstr/>
    </vt:vector>
  </TitlesOfParts>
  <Company/>
  <LinksUpToDate>false</LinksUpToDate>
  <CharactersWithSpaces>20648</CharactersWithSpaces>
  <SharedDoc>false</SharedDoc>
  <HLinks>
    <vt:vector size="24" baseType="variant">
      <vt:variant>
        <vt:i4>1572980</vt:i4>
      </vt:variant>
      <vt:variant>
        <vt:i4>9</vt:i4>
      </vt:variant>
      <vt:variant>
        <vt:i4>0</vt:i4>
      </vt:variant>
      <vt:variant>
        <vt:i4>5</vt:i4>
      </vt:variant>
      <vt:variant>
        <vt:lpwstr>mailto:John.vijgen@ihpa.info</vt:lpwstr>
      </vt:variant>
      <vt:variant>
        <vt:lpwstr/>
      </vt:variant>
      <vt:variant>
        <vt:i4>7995414</vt:i4>
      </vt:variant>
      <vt:variant>
        <vt:i4>6</vt:i4>
      </vt:variant>
      <vt:variant>
        <vt:i4>0</vt:i4>
      </vt:variant>
      <vt:variant>
        <vt:i4>5</vt:i4>
      </vt:variant>
      <vt:variant>
        <vt:lpwstr>mailto:mikhail.malkov@fao.org</vt:lpwstr>
      </vt:variant>
      <vt:variant>
        <vt:lpwstr/>
      </vt:variant>
      <vt:variant>
        <vt:i4>4522034</vt:i4>
      </vt:variant>
      <vt:variant>
        <vt:i4>3</vt:i4>
      </vt:variant>
      <vt:variant>
        <vt:i4>0</vt:i4>
      </vt:variant>
      <vt:variant>
        <vt:i4>5</vt:i4>
      </vt:variant>
      <vt:variant>
        <vt:lpwstr>mailto:eces.mm@gmail.com</vt:lpwstr>
      </vt:variant>
      <vt:variant>
        <vt:lpwstr/>
      </vt:variant>
      <vt:variant>
        <vt:i4>6750283</vt:i4>
      </vt:variant>
      <vt:variant>
        <vt:i4>0</vt:i4>
      </vt:variant>
      <vt:variant>
        <vt:i4>0</vt:i4>
      </vt:variant>
      <vt:variant>
        <vt:i4>5</vt:i4>
      </vt:variant>
      <vt:variant>
        <vt:lpwstr>mailto:larisapetriv@gmail.com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Kateryna</cp:lastModifiedBy>
  <cp:revision>2</cp:revision>
  <cp:lastPrinted>2022-04-04T08:32:00Z</cp:lastPrinted>
  <dcterms:created xsi:type="dcterms:W3CDTF">2022-05-16T17:36:00Z</dcterms:created>
  <dcterms:modified xsi:type="dcterms:W3CDTF">2022-05-16T17:36:00Z</dcterms:modified>
</cp:coreProperties>
</file>