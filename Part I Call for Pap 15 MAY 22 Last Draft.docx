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1453D" w14:textId="77777777" w:rsidR="00F36467" w:rsidRPr="00F36467" w:rsidRDefault="00F36467" w:rsidP="00011FD6">
      <w:pPr>
        <w:shd w:val="clear" w:color="auto" w:fill="FFFFFF"/>
        <w:spacing w:after="0" w:line="240" w:lineRule="auto"/>
        <w:jc w:val="center"/>
        <w:outlineLvl w:val="0"/>
        <w:rPr>
          <w:rFonts w:ascii="Verdana" w:eastAsia="Times New Roman" w:hAnsi="Verdana"/>
          <w:bCs/>
          <w:color w:val="666666"/>
          <w:kern w:val="36"/>
          <w:sz w:val="35"/>
          <w:szCs w:val="35"/>
          <w:lang w:val="en-GB" w:eastAsia="en-GB"/>
        </w:rPr>
      </w:pPr>
      <w:r w:rsidRPr="00F36467">
        <w:rPr>
          <w:rFonts w:ascii="Verdana" w:eastAsia="Times New Roman" w:hAnsi="Verdana"/>
          <w:bCs/>
          <w:color w:val="666666"/>
          <w:kern w:val="36"/>
          <w:sz w:val="35"/>
          <w:szCs w:val="35"/>
          <w:lang w:val="en-GB" w:eastAsia="en-GB"/>
        </w:rPr>
        <w:t>1</w:t>
      </w:r>
      <w:r w:rsidRPr="00F36467">
        <w:rPr>
          <w:rFonts w:ascii="Verdana" w:eastAsia="Times New Roman" w:hAnsi="Verdana"/>
          <w:bCs/>
          <w:color w:val="666666"/>
          <w:kern w:val="36"/>
          <w:sz w:val="35"/>
          <w:szCs w:val="35"/>
          <w:vertAlign w:val="superscript"/>
          <w:lang w:val="en-GB" w:eastAsia="en-GB"/>
        </w:rPr>
        <w:t>st</w:t>
      </w:r>
      <w:r w:rsidRPr="00F36467">
        <w:rPr>
          <w:rFonts w:ascii="Verdana" w:eastAsia="Times New Roman" w:hAnsi="Verdana"/>
          <w:bCs/>
          <w:color w:val="666666"/>
          <w:kern w:val="36"/>
          <w:sz w:val="35"/>
          <w:szCs w:val="35"/>
          <w:lang w:val="en-GB" w:eastAsia="en-GB"/>
        </w:rPr>
        <w:t xml:space="preserve"> Announcement</w:t>
      </w:r>
    </w:p>
    <w:p w14:paraId="4F8A2421" w14:textId="15125D3E" w:rsidR="00A6426B" w:rsidRDefault="00A6426B" w:rsidP="00011FD6">
      <w:pPr>
        <w:shd w:val="clear" w:color="auto" w:fill="FFFFFF"/>
        <w:spacing w:after="0" w:line="240" w:lineRule="auto"/>
        <w:jc w:val="center"/>
        <w:outlineLvl w:val="0"/>
        <w:rPr>
          <w:rFonts w:ascii="Verdana" w:eastAsia="Times New Roman" w:hAnsi="Verdana"/>
          <w:b/>
          <w:bCs/>
          <w:color w:val="666666"/>
          <w:kern w:val="36"/>
          <w:sz w:val="35"/>
          <w:szCs w:val="35"/>
          <w:lang w:val="en-GB" w:eastAsia="en-GB"/>
        </w:rPr>
      </w:pPr>
      <w:r>
        <w:rPr>
          <w:rFonts w:ascii="Verdana" w:eastAsia="Times New Roman" w:hAnsi="Verdana"/>
          <w:b/>
          <w:bCs/>
          <w:color w:val="666666"/>
          <w:kern w:val="36"/>
          <w:sz w:val="35"/>
          <w:szCs w:val="35"/>
          <w:lang w:val="en-GB" w:eastAsia="en-GB"/>
        </w:rPr>
        <w:t>1</w:t>
      </w:r>
      <w:r w:rsidR="00597731">
        <w:rPr>
          <w:rFonts w:ascii="Verdana" w:eastAsia="Times New Roman" w:hAnsi="Verdana"/>
          <w:b/>
          <w:bCs/>
          <w:color w:val="666666"/>
          <w:kern w:val="36"/>
          <w:sz w:val="35"/>
          <w:szCs w:val="35"/>
          <w:lang w:val="en-GB" w:eastAsia="en-GB"/>
        </w:rPr>
        <w:t>4</w:t>
      </w:r>
      <w:r w:rsidRPr="00A6426B">
        <w:rPr>
          <w:rFonts w:ascii="Verdana" w:eastAsia="Times New Roman" w:hAnsi="Verdana"/>
          <w:b/>
          <w:bCs/>
          <w:color w:val="666666"/>
          <w:kern w:val="36"/>
          <w:sz w:val="35"/>
          <w:szCs w:val="35"/>
          <w:vertAlign w:val="superscript"/>
          <w:lang w:val="en-GB" w:eastAsia="en-GB"/>
        </w:rPr>
        <w:t>th</w:t>
      </w:r>
      <w:r>
        <w:rPr>
          <w:rFonts w:ascii="Verdana" w:eastAsia="Times New Roman" w:hAnsi="Verdana"/>
          <w:b/>
          <w:bCs/>
          <w:color w:val="666666"/>
          <w:kern w:val="36"/>
          <w:sz w:val="35"/>
          <w:szCs w:val="35"/>
          <w:lang w:val="en-GB" w:eastAsia="en-GB"/>
        </w:rPr>
        <w:t xml:space="preserve"> Int. HCH and Pesticides Forum</w:t>
      </w:r>
    </w:p>
    <w:p w14:paraId="0198E035" w14:textId="7CF323B6" w:rsidR="00A96B7C" w:rsidRDefault="00866706" w:rsidP="00011FD6">
      <w:pPr>
        <w:shd w:val="clear" w:color="auto" w:fill="FFFFFF"/>
        <w:spacing w:after="0" w:line="240" w:lineRule="auto"/>
        <w:jc w:val="center"/>
        <w:outlineLvl w:val="2"/>
        <w:rPr>
          <w:rFonts w:ascii="Verdana" w:eastAsia="Times New Roman" w:hAnsi="Verdana"/>
          <w:b/>
          <w:bCs/>
          <w:color w:val="909B7A"/>
          <w:sz w:val="24"/>
          <w:szCs w:val="24"/>
          <w:lang w:val="en-GB" w:eastAsia="en-GB"/>
        </w:rPr>
      </w:pPr>
      <w:r>
        <w:rPr>
          <w:rFonts w:ascii="Verdana" w:eastAsia="Times New Roman" w:hAnsi="Verdana"/>
          <w:b/>
          <w:bCs/>
          <w:color w:val="909B7A"/>
          <w:sz w:val="24"/>
          <w:szCs w:val="24"/>
          <w:lang w:val="en-GB" w:eastAsia="en-GB"/>
        </w:rPr>
        <w:t>February 21</w:t>
      </w:r>
      <w:r w:rsidR="00A96B7C">
        <w:rPr>
          <w:rFonts w:ascii="Verdana" w:eastAsia="Times New Roman" w:hAnsi="Verdana"/>
          <w:b/>
          <w:bCs/>
          <w:color w:val="909B7A"/>
          <w:sz w:val="24"/>
          <w:szCs w:val="24"/>
          <w:lang w:val="en-GB" w:eastAsia="en-GB"/>
        </w:rPr>
        <w:t>-</w:t>
      </w:r>
      <w:r w:rsidR="00FA34B0">
        <w:rPr>
          <w:rFonts w:ascii="Verdana" w:eastAsia="Times New Roman" w:hAnsi="Verdana"/>
          <w:b/>
          <w:bCs/>
          <w:color w:val="909B7A"/>
          <w:sz w:val="24"/>
          <w:szCs w:val="24"/>
          <w:lang w:val="en-GB" w:eastAsia="en-GB"/>
        </w:rPr>
        <w:t>22-23-</w:t>
      </w:r>
      <w:r>
        <w:rPr>
          <w:rFonts w:ascii="Verdana" w:eastAsia="Times New Roman" w:hAnsi="Verdana"/>
          <w:b/>
          <w:bCs/>
          <w:color w:val="909B7A"/>
          <w:sz w:val="24"/>
          <w:szCs w:val="24"/>
          <w:lang w:val="en-GB" w:eastAsia="en-GB"/>
        </w:rPr>
        <w:t>24</w:t>
      </w:r>
      <w:r w:rsidR="00A96B7C" w:rsidRPr="00A96B7C">
        <w:rPr>
          <w:rFonts w:ascii="Verdana" w:eastAsia="Times New Roman" w:hAnsi="Verdana"/>
          <w:b/>
          <w:bCs/>
          <w:color w:val="909B7A"/>
          <w:sz w:val="24"/>
          <w:szCs w:val="24"/>
          <w:lang w:val="en-GB" w:eastAsia="en-GB"/>
        </w:rPr>
        <w:t>, 20</w:t>
      </w:r>
      <w:r w:rsidR="00597731">
        <w:rPr>
          <w:rFonts w:ascii="Verdana" w:eastAsia="Times New Roman" w:hAnsi="Verdana"/>
          <w:b/>
          <w:bCs/>
          <w:color w:val="909B7A"/>
          <w:sz w:val="24"/>
          <w:szCs w:val="24"/>
          <w:lang w:val="en-GB" w:eastAsia="en-GB"/>
        </w:rPr>
        <w:t>2</w:t>
      </w:r>
      <w:r w:rsidR="00B36CBB">
        <w:rPr>
          <w:rFonts w:ascii="Verdana" w:eastAsia="Times New Roman" w:hAnsi="Verdana"/>
          <w:b/>
          <w:bCs/>
          <w:color w:val="909B7A"/>
          <w:sz w:val="24"/>
          <w:szCs w:val="24"/>
          <w:lang w:val="en-GB" w:eastAsia="en-GB"/>
        </w:rPr>
        <w:t>3</w:t>
      </w:r>
      <w:r w:rsidR="00A96B7C">
        <w:rPr>
          <w:rFonts w:ascii="Verdana" w:eastAsia="Times New Roman" w:hAnsi="Verdana"/>
          <w:b/>
          <w:bCs/>
          <w:color w:val="909B7A"/>
          <w:sz w:val="24"/>
          <w:szCs w:val="24"/>
          <w:lang w:val="en-GB" w:eastAsia="en-GB"/>
        </w:rPr>
        <w:t xml:space="preserve">, </w:t>
      </w:r>
      <w:r w:rsidR="004C0D2E">
        <w:rPr>
          <w:rFonts w:ascii="Verdana" w:eastAsia="Times New Roman" w:hAnsi="Verdana"/>
          <w:b/>
          <w:bCs/>
          <w:color w:val="909B7A"/>
          <w:sz w:val="24"/>
          <w:szCs w:val="24"/>
          <w:lang w:val="en-GB" w:eastAsia="en-GB"/>
        </w:rPr>
        <w:t>Zaragoza, Spain</w:t>
      </w:r>
    </w:p>
    <w:p w14:paraId="16ADEBA4" w14:textId="2935A30F" w:rsidR="00FA34B0" w:rsidRDefault="00FA34B0" w:rsidP="00011FD6">
      <w:pPr>
        <w:shd w:val="clear" w:color="auto" w:fill="FFFFFF"/>
        <w:spacing w:after="0" w:line="240" w:lineRule="auto"/>
        <w:jc w:val="center"/>
        <w:outlineLvl w:val="2"/>
        <w:rPr>
          <w:rFonts w:ascii="Verdana" w:eastAsia="Times New Roman" w:hAnsi="Verdana"/>
          <w:b/>
          <w:bCs/>
          <w:color w:val="909B7A"/>
          <w:sz w:val="24"/>
          <w:szCs w:val="24"/>
          <w:lang w:val="en-GB" w:eastAsia="en-GB"/>
        </w:rPr>
      </w:pPr>
    </w:p>
    <w:p w14:paraId="09BD3DEF" w14:textId="3BFDB83D" w:rsidR="00FA34B0" w:rsidRDefault="00FA34B0" w:rsidP="00011FD6">
      <w:pPr>
        <w:shd w:val="clear" w:color="auto" w:fill="FFFFFF"/>
        <w:spacing w:after="0" w:line="240" w:lineRule="auto"/>
        <w:jc w:val="center"/>
        <w:outlineLvl w:val="2"/>
        <w:rPr>
          <w:rFonts w:ascii="Verdana" w:eastAsia="Times New Roman" w:hAnsi="Verdana"/>
          <w:b/>
          <w:bCs/>
          <w:color w:val="909B7A"/>
          <w:sz w:val="24"/>
          <w:szCs w:val="24"/>
          <w:lang w:val="en-GB" w:eastAsia="en-GB"/>
        </w:rPr>
      </w:pPr>
    </w:p>
    <w:p w14:paraId="0F91E1C4" w14:textId="77777777" w:rsidR="00FA34B0" w:rsidRPr="00A96B7C" w:rsidRDefault="00FA34B0" w:rsidP="00011FD6">
      <w:pPr>
        <w:shd w:val="clear" w:color="auto" w:fill="FFFFFF"/>
        <w:spacing w:after="0" w:line="240" w:lineRule="auto"/>
        <w:jc w:val="center"/>
        <w:outlineLvl w:val="2"/>
        <w:rPr>
          <w:rFonts w:ascii="Verdana" w:eastAsia="Times New Roman" w:hAnsi="Verdana"/>
          <w:b/>
          <w:bCs/>
          <w:color w:val="909B7A"/>
          <w:sz w:val="24"/>
          <w:szCs w:val="24"/>
          <w:lang w:val="en-GB" w:eastAsia="en-GB"/>
        </w:rPr>
      </w:pPr>
    </w:p>
    <w:p w14:paraId="5D2AFCB8" w14:textId="7CA16AFB" w:rsidR="00213FF8" w:rsidRDefault="00213FF8" w:rsidP="00CC5961">
      <w:pPr>
        <w:spacing w:after="0" w:line="240" w:lineRule="auto"/>
        <w:jc w:val="both"/>
        <w:outlineLvl w:val="2"/>
        <w:rPr>
          <w:rFonts w:ascii="Verdana" w:eastAsia="Times New Roman" w:hAnsi="Verdana"/>
          <w:b/>
          <w:bCs/>
          <w:color w:val="909B7A"/>
          <w:sz w:val="24"/>
          <w:szCs w:val="24"/>
          <w:lang w:val="en-GB" w:eastAsia="en-GB"/>
        </w:rPr>
      </w:pPr>
    </w:p>
    <w:p w14:paraId="646F7412" w14:textId="34F2E02A" w:rsidR="00A96B7C" w:rsidRDefault="00A96B7C" w:rsidP="00CC5961">
      <w:pPr>
        <w:spacing w:after="0" w:line="240" w:lineRule="auto"/>
        <w:jc w:val="both"/>
        <w:outlineLvl w:val="2"/>
        <w:rPr>
          <w:rFonts w:ascii="Verdana" w:eastAsia="Times New Roman" w:hAnsi="Verdana"/>
          <w:b/>
          <w:bCs/>
          <w:color w:val="909B7A"/>
          <w:sz w:val="24"/>
          <w:szCs w:val="24"/>
          <w:lang w:val="en-GB" w:eastAsia="en-GB"/>
        </w:rPr>
      </w:pPr>
      <w:r w:rsidRPr="0070560A">
        <w:rPr>
          <w:rFonts w:ascii="Verdana" w:eastAsia="Times New Roman" w:hAnsi="Verdana"/>
          <w:b/>
          <w:bCs/>
          <w:color w:val="909B7A"/>
          <w:sz w:val="24"/>
          <w:szCs w:val="24"/>
          <w:lang w:val="en-GB" w:eastAsia="en-GB"/>
        </w:rPr>
        <w:t>Theme:</w:t>
      </w:r>
    </w:p>
    <w:p w14:paraId="648E6EFE" w14:textId="77777777" w:rsidR="00FA34B0" w:rsidRPr="0070560A" w:rsidRDefault="00FA34B0" w:rsidP="00CC5961">
      <w:pPr>
        <w:spacing w:after="0" w:line="240" w:lineRule="auto"/>
        <w:jc w:val="both"/>
        <w:outlineLvl w:val="2"/>
        <w:rPr>
          <w:rFonts w:ascii="Verdana" w:eastAsia="Times New Roman" w:hAnsi="Verdana"/>
          <w:b/>
          <w:bCs/>
          <w:color w:val="909B7A"/>
          <w:sz w:val="24"/>
          <w:szCs w:val="24"/>
          <w:lang w:val="en-GB" w:eastAsia="en-GB"/>
        </w:rPr>
      </w:pPr>
    </w:p>
    <w:p w14:paraId="26CC9EBD" w14:textId="358BDDF9" w:rsidR="00FA34B0" w:rsidRPr="00063F49" w:rsidRDefault="009C05CC" w:rsidP="00FA34B0">
      <w:pPr>
        <w:spacing w:after="0" w:line="240" w:lineRule="auto"/>
        <w:jc w:val="center"/>
        <w:outlineLvl w:val="2"/>
        <w:rPr>
          <w:rFonts w:asciiTheme="minorHAnsi" w:eastAsia="Times New Roman" w:hAnsiTheme="minorHAnsi" w:cs="Arial"/>
          <w:bCs/>
          <w:color w:val="000000" w:themeColor="text1"/>
          <w:sz w:val="24"/>
          <w:szCs w:val="24"/>
          <w:lang w:val="en-GB" w:eastAsia="en-GB"/>
        </w:rPr>
      </w:pPr>
      <w:r>
        <w:rPr>
          <w:rFonts w:asciiTheme="minorHAnsi" w:eastAsia="Times New Roman" w:hAnsiTheme="minorHAnsi" w:cs="Arial"/>
          <w:bCs/>
          <w:color w:val="000000" w:themeColor="text1"/>
          <w:sz w:val="24"/>
          <w:szCs w:val="24"/>
          <w:lang w:val="en-GB" w:eastAsia="en-GB"/>
        </w:rPr>
        <w:t>“</w:t>
      </w:r>
      <w:r w:rsidR="002B633B">
        <w:rPr>
          <w:rFonts w:asciiTheme="minorHAnsi" w:eastAsia="Times New Roman" w:hAnsiTheme="minorHAnsi" w:cs="Arial"/>
          <w:bCs/>
          <w:color w:val="000000" w:themeColor="text1"/>
          <w:sz w:val="24"/>
          <w:szCs w:val="24"/>
          <w:lang w:val="en-GB" w:eastAsia="en-GB"/>
        </w:rPr>
        <w:t xml:space="preserve">How is the European Union </w:t>
      </w:r>
      <w:r w:rsidR="00FA34B0">
        <w:rPr>
          <w:rFonts w:asciiTheme="minorHAnsi" w:eastAsia="Times New Roman" w:hAnsiTheme="minorHAnsi" w:cs="Arial"/>
          <w:bCs/>
          <w:color w:val="000000" w:themeColor="text1"/>
          <w:sz w:val="24"/>
          <w:szCs w:val="24"/>
          <w:lang w:val="en-GB" w:eastAsia="en-GB"/>
        </w:rPr>
        <w:t>managing</w:t>
      </w:r>
      <w:r w:rsidR="002B633B">
        <w:rPr>
          <w:rFonts w:asciiTheme="minorHAnsi" w:eastAsia="Times New Roman" w:hAnsiTheme="minorHAnsi" w:cs="Arial"/>
          <w:bCs/>
          <w:color w:val="000000" w:themeColor="text1"/>
          <w:sz w:val="24"/>
          <w:szCs w:val="24"/>
          <w:lang w:val="en-GB" w:eastAsia="en-GB"/>
        </w:rPr>
        <w:t xml:space="preserve"> the Legacy of Lindane and HCH waste</w:t>
      </w:r>
      <w:r>
        <w:rPr>
          <w:rFonts w:asciiTheme="minorHAnsi" w:eastAsia="Times New Roman" w:hAnsiTheme="minorHAnsi" w:cs="Arial"/>
          <w:bCs/>
          <w:color w:val="000000" w:themeColor="text1"/>
          <w:sz w:val="24"/>
          <w:szCs w:val="24"/>
          <w:lang w:val="en-GB" w:eastAsia="en-GB"/>
        </w:rPr>
        <w:t>”</w:t>
      </w:r>
      <w:r w:rsidR="00FA34B0">
        <w:rPr>
          <w:rFonts w:asciiTheme="minorHAnsi" w:eastAsia="Times New Roman" w:hAnsiTheme="minorHAnsi" w:cs="Arial"/>
          <w:bCs/>
          <w:color w:val="000000" w:themeColor="text1"/>
          <w:sz w:val="24"/>
          <w:szCs w:val="24"/>
          <w:lang w:val="en-GB" w:eastAsia="en-GB"/>
        </w:rPr>
        <w:t xml:space="preserve"> </w:t>
      </w:r>
      <w:r w:rsidR="00FA34B0">
        <w:rPr>
          <w:rFonts w:asciiTheme="minorHAnsi" w:eastAsia="Times New Roman" w:hAnsiTheme="minorHAnsi" w:cs="Arial"/>
          <w:bCs/>
          <w:color w:val="000000" w:themeColor="text1"/>
          <w:sz w:val="24"/>
          <w:szCs w:val="24"/>
          <w:lang w:val="en-GB" w:eastAsia="en-GB"/>
        </w:rPr>
        <w:br/>
        <w:t xml:space="preserve">What are the </w:t>
      </w:r>
      <w:r w:rsidR="00FA34B0" w:rsidRPr="00E91754">
        <w:rPr>
          <w:rFonts w:asciiTheme="minorHAnsi" w:eastAsia="Times New Roman" w:hAnsiTheme="minorHAnsi" w:cs="Arial"/>
          <w:bCs/>
          <w:color w:val="000000" w:themeColor="text1"/>
          <w:sz w:val="24"/>
          <w:szCs w:val="24"/>
          <w:lang w:val="en-GB" w:eastAsia="en-GB"/>
        </w:rPr>
        <w:t xml:space="preserve">“Lessons learned” </w:t>
      </w:r>
      <w:r w:rsidR="00FA34B0">
        <w:rPr>
          <w:rFonts w:asciiTheme="minorHAnsi" w:eastAsia="Times New Roman" w:hAnsiTheme="minorHAnsi" w:cs="Arial"/>
          <w:bCs/>
          <w:color w:val="000000" w:themeColor="text1"/>
          <w:sz w:val="24"/>
          <w:szCs w:val="24"/>
          <w:lang w:val="en-GB" w:eastAsia="en-GB"/>
        </w:rPr>
        <w:t>and what is the “Way forward”</w:t>
      </w:r>
    </w:p>
    <w:p w14:paraId="2A8DC856" w14:textId="12F2756E" w:rsidR="00FA34B0" w:rsidRDefault="00FA34B0" w:rsidP="00FA34B0">
      <w:pPr>
        <w:spacing w:after="0" w:line="240" w:lineRule="auto"/>
        <w:jc w:val="center"/>
        <w:outlineLvl w:val="2"/>
        <w:rPr>
          <w:rFonts w:asciiTheme="minorHAnsi" w:eastAsia="Times New Roman" w:hAnsiTheme="minorHAnsi" w:cs="Arial"/>
          <w:bCs/>
          <w:color w:val="000000" w:themeColor="text1"/>
          <w:sz w:val="24"/>
          <w:szCs w:val="24"/>
          <w:lang w:val="en-GB" w:eastAsia="en-GB"/>
        </w:rPr>
      </w:pPr>
    </w:p>
    <w:p w14:paraId="29790C64" w14:textId="77777777" w:rsidR="00FA34B0" w:rsidRDefault="00FA34B0" w:rsidP="00FA34B0">
      <w:pPr>
        <w:spacing w:after="0" w:line="240" w:lineRule="auto"/>
        <w:jc w:val="center"/>
        <w:outlineLvl w:val="2"/>
        <w:rPr>
          <w:rFonts w:asciiTheme="minorHAnsi" w:eastAsia="Times New Roman" w:hAnsiTheme="minorHAnsi" w:cs="Arial"/>
          <w:bCs/>
          <w:color w:val="000000" w:themeColor="text1"/>
          <w:sz w:val="24"/>
          <w:szCs w:val="24"/>
          <w:lang w:val="en-GB" w:eastAsia="en-GB"/>
        </w:rPr>
      </w:pPr>
    </w:p>
    <w:p w14:paraId="253D359C" w14:textId="77777777" w:rsidR="00FA34B0" w:rsidRDefault="00FA34B0" w:rsidP="00FA34B0">
      <w:pPr>
        <w:spacing w:after="0" w:line="240" w:lineRule="auto"/>
        <w:jc w:val="center"/>
        <w:outlineLvl w:val="2"/>
        <w:rPr>
          <w:rFonts w:asciiTheme="minorHAnsi" w:eastAsia="Times New Roman" w:hAnsiTheme="minorHAnsi" w:cs="Arial"/>
          <w:bCs/>
          <w:color w:val="000000" w:themeColor="text1"/>
          <w:sz w:val="24"/>
          <w:szCs w:val="24"/>
          <w:lang w:val="en-GB" w:eastAsia="en-GB"/>
        </w:rPr>
      </w:pPr>
      <w:r w:rsidRPr="00C97047">
        <w:rPr>
          <w:rFonts w:asciiTheme="minorHAnsi" w:eastAsia="Times New Roman" w:hAnsiTheme="minorHAnsi" w:cs="Arial"/>
          <w:bCs/>
          <w:color w:val="000000" w:themeColor="text1"/>
          <w:sz w:val="24"/>
          <w:szCs w:val="24"/>
          <w:highlight w:val="yellow"/>
          <w:lang w:val="en-GB" w:eastAsia="en-GB"/>
        </w:rPr>
        <w:t>The 14</w:t>
      </w:r>
      <w:r w:rsidRPr="00C97047">
        <w:rPr>
          <w:rFonts w:asciiTheme="minorHAnsi" w:eastAsia="Times New Roman" w:hAnsiTheme="minorHAnsi" w:cs="Arial"/>
          <w:bCs/>
          <w:color w:val="000000" w:themeColor="text1"/>
          <w:sz w:val="24"/>
          <w:szCs w:val="24"/>
          <w:highlight w:val="yellow"/>
          <w:vertAlign w:val="superscript"/>
          <w:lang w:val="en-GB" w:eastAsia="en-GB"/>
        </w:rPr>
        <w:t>th</w:t>
      </w:r>
      <w:r w:rsidRPr="00C97047">
        <w:rPr>
          <w:rFonts w:asciiTheme="minorHAnsi" w:eastAsia="Times New Roman" w:hAnsiTheme="minorHAnsi" w:cs="Arial"/>
          <w:bCs/>
          <w:color w:val="000000" w:themeColor="text1"/>
          <w:sz w:val="24"/>
          <w:szCs w:val="24"/>
          <w:highlight w:val="yellow"/>
          <w:lang w:val="en-GB" w:eastAsia="en-GB"/>
        </w:rPr>
        <w:t xml:space="preserve"> Forum discusses the </w:t>
      </w:r>
      <w:r w:rsidR="00842352" w:rsidRPr="00C97047">
        <w:rPr>
          <w:rFonts w:asciiTheme="minorHAnsi" w:eastAsia="Times New Roman" w:hAnsiTheme="minorHAnsi" w:cs="Arial"/>
          <w:bCs/>
          <w:color w:val="000000" w:themeColor="text1"/>
          <w:sz w:val="24"/>
          <w:szCs w:val="24"/>
          <w:highlight w:val="yellow"/>
          <w:lang w:val="en-GB" w:eastAsia="en-GB"/>
        </w:rPr>
        <w:t>State</w:t>
      </w:r>
      <w:r w:rsidR="009C05CC" w:rsidRPr="00C97047">
        <w:rPr>
          <w:rFonts w:asciiTheme="minorHAnsi" w:eastAsia="Times New Roman" w:hAnsiTheme="minorHAnsi" w:cs="Arial"/>
          <w:bCs/>
          <w:color w:val="000000" w:themeColor="text1"/>
          <w:sz w:val="24"/>
          <w:szCs w:val="24"/>
          <w:highlight w:val="yellow"/>
          <w:lang w:val="en-GB" w:eastAsia="en-GB"/>
        </w:rPr>
        <w:t xml:space="preserve"> of the art on POPs elimination </w:t>
      </w:r>
      <w:r w:rsidRPr="00C97047">
        <w:rPr>
          <w:rFonts w:asciiTheme="minorHAnsi" w:eastAsia="Times New Roman" w:hAnsiTheme="minorHAnsi" w:cs="Arial"/>
          <w:bCs/>
          <w:color w:val="000000" w:themeColor="text1"/>
          <w:sz w:val="24"/>
          <w:szCs w:val="24"/>
          <w:highlight w:val="yellow"/>
          <w:lang w:val="en-GB" w:eastAsia="en-GB"/>
        </w:rPr>
        <w:t xml:space="preserve">31 </w:t>
      </w:r>
      <w:r w:rsidR="009C05CC" w:rsidRPr="00C97047">
        <w:rPr>
          <w:rFonts w:asciiTheme="minorHAnsi" w:eastAsia="Times New Roman" w:hAnsiTheme="minorHAnsi" w:cs="Arial"/>
          <w:bCs/>
          <w:color w:val="000000" w:themeColor="text1"/>
          <w:sz w:val="24"/>
          <w:szCs w:val="24"/>
          <w:highlight w:val="yellow"/>
          <w:lang w:val="en-GB" w:eastAsia="en-GB"/>
        </w:rPr>
        <w:t>years</w:t>
      </w:r>
      <w:r w:rsidRPr="00C97047">
        <w:rPr>
          <w:rFonts w:asciiTheme="minorHAnsi" w:eastAsia="Times New Roman" w:hAnsiTheme="minorHAnsi" w:cs="Arial"/>
          <w:bCs/>
          <w:color w:val="000000" w:themeColor="text1"/>
          <w:sz w:val="24"/>
          <w:szCs w:val="24"/>
          <w:highlight w:val="yellow"/>
          <w:lang w:val="en-GB" w:eastAsia="en-GB"/>
        </w:rPr>
        <w:t xml:space="preserve"> after the 1</w:t>
      </w:r>
      <w:r w:rsidRPr="00C97047">
        <w:rPr>
          <w:rFonts w:asciiTheme="minorHAnsi" w:eastAsia="Times New Roman" w:hAnsiTheme="minorHAnsi" w:cs="Arial"/>
          <w:bCs/>
          <w:color w:val="000000" w:themeColor="text1"/>
          <w:sz w:val="24"/>
          <w:szCs w:val="24"/>
          <w:highlight w:val="yellow"/>
          <w:vertAlign w:val="superscript"/>
          <w:lang w:val="en-GB" w:eastAsia="en-GB"/>
        </w:rPr>
        <w:t>st</w:t>
      </w:r>
      <w:r w:rsidRPr="00C97047">
        <w:rPr>
          <w:rFonts w:asciiTheme="minorHAnsi" w:eastAsia="Times New Roman" w:hAnsiTheme="minorHAnsi" w:cs="Arial"/>
          <w:bCs/>
          <w:color w:val="000000" w:themeColor="text1"/>
          <w:sz w:val="24"/>
          <w:szCs w:val="24"/>
          <w:highlight w:val="yellow"/>
          <w:lang w:val="en-GB" w:eastAsia="en-GB"/>
        </w:rPr>
        <w:t xml:space="preserve"> Forum in Zwolle, the Netherlands</w:t>
      </w:r>
      <w:r>
        <w:rPr>
          <w:rFonts w:asciiTheme="minorHAnsi" w:eastAsia="Times New Roman" w:hAnsiTheme="minorHAnsi" w:cs="Arial"/>
          <w:bCs/>
          <w:color w:val="000000" w:themeColor="text1"/>
          <w:sz w:val="24"/>
          <w:szCs w:val="24"/>
          <w:lang w:val="en-GB" w:eastAsia="en-GB"/>
        </w:rPr>
        <w:t>.</w:t>
      </w:r>
    </w:p>
    <w:p w14:paraId="4D26E404" w14:textId="77777777" w:rsidR="00FA34B0" w:rsidRDefault="00FA34B0" w:rsidP="00FA34B0">
      <w:pPr>
        <w:spacing w:after="0" w:line="240" w:lineRule="auto"/>
        <w:jc w:val="center"/>
        <w:outlineLvl w:val="2"/>
        <w:rPr>
          <w:rFonts w:asciiTheme="minorHAnsi" w:eastAsia="Times New Roman" w:hAnsiTheme="minorHAnsi" w:cs="Arial"/>
          <w:bCs/>
          <w:color w:val="000000" w:themeColor="text1"/>
          <w:sz w:val="24"/>
          <w:szCs w:val="24"/>
          <w:lang w:val="en-GB" w:eastAsia="en-GB"/>
        </w:rPr>
      </w:pPr>
    </w:p>
    <w:p w14:paraId="73FC0DDE" w14:textId="77777777" w:rsidR="00F36467" w:rsidRPr="0070560A" w:rsidRDefault="00F36467" w:rsidP="00CC5961">
      <w:pPr>
        <w:spacing w:after="0" w:line="240" w:lineRule="auto"/>
        <w:jc w:val="both"/>
        <w:outlineLvl w:val="2"/>
        <w:rPr>
          <w:rFonts w:ascii="Verdana" w:eastAsia="Times New Roman" w:hAnsi="Verdana"/>
          <w:b/>
          <w:bCs/>
          <w:color w:val="909B7A"/>
          <w:sz w:val="24"/>
          <w:szCs w:val="24"/>
          <w:lang w:val="en-GB" w:eastAsia="en-GB"/>
        </w:rPr>
      </w:pPr>
    </w:p>
    <w:p w14:paraId="058283B6" w14:textId="77777777" w:rsidR="00FA34B0" w:rsidRDefault="00FA34B0" w:rsidP="00CC5961">
      <w:pPr>
        <w:spacing w:after="0" w:line="240" w:lineRule="auto"/>
        <w:jc w:val="both"/>
        <w:outlineLvl w:val="2"/>
        <w:rPr>
          <w:rFonts w:ascii="Verdana" w:eastAsia="Times New Roman" w:hAnsi="Verdana"/>
          <w:b/>
          <w:bCs/>
          <w:color w:val="909B7A"/>
          <w:sz w:val="24"/>
          <w:szCs w:val="24"/>
          <w:lang w:val="en-GB" w:eastAsia="en-GB"/>
        </w:rPr>
      </w:pPr>
      <w:bookmarkStart w:id="0" w:name="_Hlk102312584"/>
    </w:p>
    <w:p w14:paraId="542219A1" w14:textId="77777777" w:rsidR="00FA34B0" w:rsidRDefault="00FA34B0" w:rsidP="00CC5961">
      <w:pPr>
        <w:spacing w:after="0" w:line="240" w:lineRule="auto"/>
        <w:jc w:val="both"/>
        <w:outlineLvl w:val="2"/>
        <w:rPr>
          <w:rFonts w:ascii="Verdana" w:eastAsia="Times New Roman" w:hAnsi="Verdana"/>
          <w:b/>
          <w:bCs/>
          <w:color w:val="909B7A"/>
          <w:sz w:val="24"/>
          <w:szCs w:val="24"/>
          <w:lang w:val="en-GB" w:eastAsia="en-GB"/>
        </w:rPr>
      </w:pPr>
    </w:p>
    <w:p w14:paraId="27ACE26E" w14:textId="51CF77A4" w:rsidR="00A96B7C" w:rsidRDefault="00A96B7C" w:rsidP="00CC5961">
      <w:pPr>
        <w:spacing w:after="0" w:line="240" w:lineRule="auto"/>
        <w:jc w:val="both"/>
        <w:outlineLvl w:val="2"/>
        <w:rPr>
          <w:rFonts w:ascii="Verdana" w:eastAsia="Times New Roman" w:hAnsi="Verdana"/>
          <w:b/>
          <w:bCs/>
          <w:color w:val="909B7A"/>
          <w:sz w:val="24"/>
          <w:szCs w:val="24"/>
          <w:lang w:val="en-GB" w:eastAsia="en-GB"/>
        </w:rPr>
      </w:pPr>
      <w:r w:rsidRPr="0070560A">
        <w:rPr>
          <w:rFonts w:ascii="Verdana" w:eastAsia="Times New Roman" w:hAnsi="Verdana"/>
          <w:b/>
          <w:bCs/>
          <w:color w:val="909B7A"/>
          <w:sz w:val="24"/>
          <w:szCs w:val="24"/>
          <w:lang w:val="en-GB" w:eastAsia="en-GB"/>
        </w:rPr>
        <w:t>Organizers:</w:t>
      </w:r>
    </w:p>
    <w:p w14:paraId="1F2DB4C8" w14:textId="77777777" w:rsidR="00FA34B0" w:rsidRPr="0070560A" w:rsidRDefault="00FA34B0" w:rsidP="00CC5961">
      <w:pPr>
        <w:spacing w:after="0" w:line="240" w:lineRule="auto"/>
        <w:jc w:val="both"/>
        <w:outlineLvl w:val="2"/>
        <w:rPr>
          <w:rFonts w:ascii="Verdana" w:eastAsia="Times New Roman" w:hAnsi="Verdana"/>
          <w:b/>
          <w:bCs/>
          <w:color w:val="909B7A"/>
          <w:sz w:val="24"/>
          <w:szCs w:val="24"/>
          <w:lang w:val="en-GB" w:eastAsia="en-GB"/>
        </w:rPr>
      </w:pPr>
    </w:p>
    <w:bookmarkEnd w:id="0"/>
    <w:p w14:paraId="2E775547" w14:textId="2A147EC2" w:rsidR="00550B5D" w:rsidRDefault="00550B5D" w:rsidP="00CC5961">
      <w:pPr>
        <w:numPr>
          <w:ilvl w:val="0"/>
          <w:numId w:val="1"/>
        </w:numPr>
        <w:spacing w:after="0" w:line="240" w:lineRule="auto"/>
        <w:ind w:left="300" w:hanging="300"/>
        <w:jc w:val="both"/>
        <w:rPr>
          <w:rFonts w:eastAsia="Times New Roman" w:cs="Arial"/>
          <w:color w:val="191919"/>
          <w:lang w:val="en-GB" w:eastAsia="en-GB"/>
        </w:rPr>
      </w:pPr>
      <w:r w:rsidRPr="00B31FF9">
        <w:rPr>
          <w:rFonts w:eastAsia="Times New Roman" w:cs="Arial"/>
          <w:color w:val="191919"/>
          <w:lang w:val="en-GB" w:eastAsia="en-GB"/>
        </w:rPr>
        <w:t>International HCH &amp; Pesticides Association (IHPA), The Netherlands</w:t>
      </w:r>
    </w:p>
    <w:p w14:paraId="6811EAE3" w14:textId="77777777" w:rsidR="00943272" w:rsidRPr="00B31FF9" w:rsidRDefault="00943272" w:rsidP="00943272">
      <w:pPr>
        <w:numPr>
          <w:ilvl w:val="0"/>
          <w:numId w:val="1"/>
        </w:numPr>
        <w:tabs>
          <w:tab w:val="clear" w:pos="720"/>
          <w:tab w:val="num" w:pos="284"/>
        </w:tabs>
        <w:spacing w:after="0" w:line="240" w:lineRule="auto"/>
        <w:ind w:hanging="720"/>
        <w:jc w:val="both"/>
        <w:rPr>
          <w:rFonts w:eastAsia="Times New Roman" w:cs="Arial"/>
          <w:color w:val="191919"/>
          <w:lang w:val="es-ES" w:eastAsia="en-GB"/>
        </w:rPr>
      </w:pPr>
      <w:r w:rsidRPr="00B31FF9">
        <w:rPr>
          <w:rFonts w:eastAsia="Times New Roman" w:cs="Arial"/>
          <w:color w:val="191919"/>
          <w:lang w:val="es-ES" w:eastAsia="en-GB"/>
        </w:rPr>
        <w:t xml:space="preserve">Departamento de Agricultura, </w:t>
      </w:r>
      <w:r>
        <w:rPr>
          <w:rFonts w:eastAsia="Times New Roman" w:cs="Arial"/>
          <w:color w:val="191919"/>
          <w:lang w:val="es-ES" w:eastAsia="en-GB"/>
        </w:rPr>
        <w:t>G</w:t>
      </w:r>
      <w:r w:rsidRPr="00B31FF9">
        <w:rPr>
          <w:rFonts w:eastAsia="Times New Roman" w:cs="Arial"/>
          <w:color w:val="191919"/>
          <w:lang w:val="es-ES" w:eastAsia="en-GB"/>
        </w:rPr>
        <w:t>anadería y Medio Ambiente, Gobierno de Aragón</w:t>
      </w:r>
      <w:r>
        <w:rPr>
          <w:rFonts w:eastAsia="Times New Roman" w:cs="Arial"/>
          <w:color w:val="191919"/>
          <w:lang w:val="es-ES" w:eastAsia="en-GB"/>
        </w:rPr>
        <w:t xml:space="preserve">, </w:t>
      </w:r>
      <w:r w:rsidRPr="00B31FF9">
        <w:rPr>
          <w:rFonts w:eastAsia="Times New Roman" w:cs="Arial"/>
          <w:color w:val="191919"/>
          <w:lang w:val="es-ES" w:eastAsia="en-GB"/>
        </w:rPr>
        <w:t>España</w:t>
      </w:r>
    </w:p>
    <w:p w14:paraId="4480A132" w14:textId="6BACBFD5" w:rsidR="00943272" w:rsidRPr="00943272" w:rsidRDefault="00943272" w:rsidP="00943272">
      <w:pPr>
        <w:numPr>
          <w:ilvl w:val="0"/>
          <w:numId w:val="1"/>
        </w:numPr>
        <w:tabs>
          <w:tab w:val="clear" w:pos="720"/>
          <w:tab w:val="num" w:pos="284"/>
        </w:tabs>
        <w:spacing w:after="0" w:line="240" w:lineRule="auto"/>
        <w:ind w:hanging="720"/>
        <w:jc w:val="both"/>
        <w:rPr>
          <w:rFonts w:eastAsia="Times New Roman" w:cs="Arial"/>
          <w:color w:val="191919"/>
          <w:highlight w:val="yellow"/>
          <w:lang w:val="es-ES" w:eastAsia="en-GB"/>
        </w:rPr>
      </w:pPr>
      <w:proofErr w:type="gramStart"/>
      <w:r w:rsidRPr="00943272">
        <w:rPr>
          <w:rFonts w:eastAsia="Times New Roman" w:cs="Arial"/>
          <w:color w:val="191919"/>
          <w:highlight w:val="yellow"/>
          <w:lang w:val="es-ES" w:eastAsia="en-GB"/>
        </w:rPr>
        <w:t>Departamento Sanidad, Bienestar Social y Familia, Gobierno de Aragón, España</w:t>
      </w:r>
      <w:r>
        <w:rPr>
          <w:rFonts w:eastAsia="Times New Roman" w:cs="Arial"/>
          <w:color w:val="191919"/>
          <w:highlight w:val="yellow"/>
          <w:lang w:val="es-ES" w:eastAsia="en-GB"/>
        </w:rPr>
        <w:t xml:space="preserve"> – Elena are </w:t>
      </w:r>
      <w:proofErr w:type="spellStart"/>
      <w:r>
        <w:rPr>
          <w:rFonts w:eastAsia="Times New Roman" w:cs="Arial"/>
          <w:color w:val="191919"/>
          <w:highlight w:val="yellow"/>
          <w:lang w:val="es-ES" w:eastAsia="en-GB"/>
        </w:rPr>
        <w:t>they</w:t>
      </w:r>
      <w:proofErr w:type="spellEnd"/>
      <w:r>
        <w:rPr>
          <w:rFonts w:eastAsia="Times New Roman" w:cs="Arial"/>
          <w:color w:val="191919"/>
          <w:highlight w:val="yellow"/>
          <w:lang w:val="es-ES" w:eastAsia="en-GB"/>
        </w:rPr>
        <w:t xml:space="preserve"> </w:t>
      </w:r>
      <w:proofErr w:type="spellStart"/>
      <w:r>
        <w:rPr>
          <w:rFonts w:eastAsia="Times New Roman" w:cs="Arial"/>
          <w:color w:val="191919"/>
          <w:highlight w:val="yellow"/>
          <w:lang w:val="es-ES" w:eastAsia="en-GB"/>
        </w:rPr>
        <w:t>also</w:t>
      </w:r>
      <w:proofErr w:type="spellEnd"/>
      <w:r>
        <w:rPr>
          <w:rFonts w:eastAsia="Times New Roman" w:cs="Arial"/>
          <w:color w:val="191919"/>
          <w:highlight w:val="yellow"/>
          <w:lang w:val="es-ES" w:eastAsia="en-GB"/>
        </w:rPr>
        <w:t xml:space="preserve"> </w:t>
      </w:r>
      <w:proofErr w:type="spellStart"/>
      <w:r>
        <w:rPr>
          <w:rFonts w:eastAsia="Times New Roman" w:cs="Arial"/>
          <w:color w:val="191919"/>
          <w:highlight w:val="yellow"/>
          <w:lang w:val="es-ES" w:eastAsia="en-GB"/>
        </w:rPr>
        <w:t>organizor</w:t>
      </w:r>
      <w:proofErr w:type="spellEnd"/>
      <w:r>
        <w:rPr>
          <w:rFonts w:eastAsia="Times New Roman" w:cs="Arial"/>
          <w:color w:val="191919"/>
          <w:highlight w:val="yellow"/>
          <w:lang w:val="es-ES" w:eastAsia="en-GB"/>
        </w:rPr>
        <w:t xml:space="preserve"> </w:t>
      </w:r>
      <w:proofErr w:type="spellStart"/>
      <w:r>
        <w:rPr>
          <w:rFonts w:eastAsia="Times New Roman" w:cs="Arial"/>
          <w:color w:val="191919"/>
          <w:highlight w:val="yellow"/>
          <w:lang w:val="es-ES" w:eastAsia="en-GB"/>
        </w:rPr>
        <w:t>or</w:t>
      </w:r>
      <w:proofErr w:type="spellEnd"/>
      <w:r>
        <w:rPr>
          <w:rFonts w:eastAsia="Times New Roman" w:cs="Arial"/>
          <w:color w:val="191919"/>
          <w:highlight w:val="yellow"/>
          <w:lang w:val="es-ES" w:eastAsia="en-GB"/>
        </w:rPr>
        <w:t xml:space="preserve"> </w:t>
      </w:r>
      <w:proofErr w:type="spellStart"/>
      <w:r>
        <w:rPr>
          <w:rFonts w:eastAsia="Times New Roman" w:cs="Arial"/>
          <w:color w:val="191919"/>
          <w:highlight w:val="yellow"/>
          <w:lang w:val="es-ES" w:eastAsia="en-GB"/>
        </w:rPr>
        <w:t>co-organizer</w:t>
      </w:r>
      <w:proofErr w:type="spellEnd"/>
      <w:r>
        <w:rPr>
          <w:rFonts w:eastAsia="Times New Roman" w:cs="Arial"/>
          <w:color w:val="191919"/>
          <w:highlight w:val="yellow"/>
          <w:lang w:val="es-ES" w:eastAsia="en-GB"/>
        </w:rPr>
        <w:t>??</w:t>
      </w:r>
      <w:proofErr w:type="gramEnd"/>
    </w:p>
    <w:p w14:paraId="3FE7A092" w14:textId="47DA2E54" w:rsidR="00943272" w:rsidRPr="00FA34B0" w:rsidRDefault="00943272" w:rsidP="00943272">
      <w:pPr>
        <w:numPr>
          <w:ilvl w:val="0"/>
          <w:numId w:val="1"/>
        </w:numPr>
        <w:tabs>
          <w:tab w:val="clear" w:pos="720"/>
          <w:tab w:val="num" w:pos="284"/>
        </w:tabs>
        <w:spacing w:after="0" w:line="240" w:lineRule="auto"/>
        <w:ind w:hanging="720"/>
        <w:jc w:val="both"/>
        <w:rPr>
          <w:rFonts w:eastAsia="Times New Roman" w:cs="Arial"/>
          <w:color w:val="191919"/>
          <w:lang w:val="es-ES" w:eastAsia="en-GB"/>
        </w:rPr>
      </w:pPr>
      <w:r w:rsidRPr="00866706">
        <w:rPr>
          <w:lang w:val="es-ES"/>
          <w:rPrChange w:id="1" w:author="John Vijgen" w:date="2022-04-04T10:30:00Z">
            <w:rPr>
              <w:lang w:val="en-GB"/>
            </w:rPr>
          </w:rPrChange>
        </w:rPr>
        <w:t>SARGA, Sociedad Aragonesa de Gestión Agroambiental, España</w:t>
      </w:r>
    </w:p>
    <w:p w14:paraId="183027C8" w14:textId="77777777" w:rsidR="00FA34B0" w:rsidRPr="00B31FF9" w:rsidRDefault="00FA34B0" w:rsidP="00FA34B0">
      <w:pPr>
        <w:spacing w:after="0" w:line="240" w:lineRule="auto"/>
        <w:ind w:left="360"/>
        <w:jc w:val="both"/>
        <w:rPr>
          <w:rFonts w:eastAsia="Times New Roman" w:cs="Arial"/>
          <w:color w:val="191919"/>
          <w:lang w:val="es-ES" w:eastAsia="en-GB"/>
        </w:rPr>
      </w:pPr>
    </w:p>
    <w:p w14:paraId="6F4F9CA9" w14:textId="20DF7485" w:rsidR="00943272" w:rsidRPr="00FA34B0" w:rsidRDefault="00FA34B0" w:rsidP="00FA34B0">
      <w:pPr>
        <w:spacing w:after="0" w:line="240" w:lineRule="auto"/>
        <w:jc w:val="both"/>
        <w:rPr>
          <w:rFonts w:eastAsia="Times New Roman" w:cs="Arial"/>
          <w:color w:val="191919"/>
          <w:highlight w:val="yellow"/>
          <w:lang w:val="es-ES" w:eastAsia="en-GB"/>
        </w:rPr>
      </w:pPr>
      <w:proofErr w:type="spellStart"/>
      <w:r>
        <w:rPr>
          <w:rFonts w:eastAsia="Times New Roman" w:cs="Arial"/>
          <w:color w:val="191919"/>
          <w:highlight w:val="yellow"/>
          <w:lang w:val="es-ES" w:eastAsia="en-GB"/>
        </w:rPr>
        <w:t>Question</w:t>
      </w:r>
      <w:proofErr w:type="spellEnd"/>
      <w:r>
        <w:rPr>
          <w:rFonts w:eastAsia="Times New Roman" w:cs="Arial"/>
          <w:color w:val="191919"/>
          <w:highlight w:val="yellow"/>
          <w:lang w:val="es-ES" w:eastAsia="en-GB"/>
        </w:rPr>
        <w:t xml:space="preserve">: </w:t>
      </w:r>
      <w:r>
        <w:rPr>
          <w:rFonts w:eastAsia="Times New Roman" w:cs="Arial"/>
          <w:color w:val="191919"/>
          <w:highlight w:val="yellow"/>
          <w:lang w:val="es-ES" w:eastAsia="en-GB"/>
        </w:rPr>
        <w:br/>
      </w:r>
      <w:r w:rsidR="00943272" w:rsidRPr="00FA34B0">
        <w:rPr>
          <w:rFonts w:eastAsia="Times New Roman" w:cs="Arial"/>
          <w:color w:val="191919"/>
          <w:highlight w:val="yellow"/>
          <w:lang w:val="es-ES" w:eastAsia="en-GB"/>
        </w:rPr>
        <w:t xml:space="preserve">Elena/Alicia, do </w:t>
      </w:r>
      <w:proofErr w:type="spellStart"/>
      <w:r w:rsidR="00943272" w:rsidRPr="00FA34B0">
        <w:rPr>
          <w:rFonts w:eastAsia="Times New Roman" w:cs="Arial"/>
          <w:color w:val="191919"/>
          <w:highlight w:val="yellow"/>
          <w:lang w:val="es-ES" w:eastAsia="en-GB"/>
        </w:rPr>
        <w:t>you</w:t>
      </w:r>
      <w:proofErr w:type="spellEnd"/>
      <w:r w:rsidR="00943272" w:rsidRPr="00FA34B0">
        <w:rPr>
          <w:rFonts w:eastAsia="Times New Roman" w:cs="Arial"/>
          <w:color w:val="191919"/>
          <w:highlight w:val="yellow"/>
          <w:lang w:val="es-ES" w:eastAsia="en-GB"/>
        </w:rPr>
        <w:t xml:space="preserve"> </w:t>
      </w:r>
      <w:proofErr w:type="spellStart"/>
      <w:r w:rsidR="00943272" w:rsidRPr="00FA34B0">
        <w:rPr>
          <w:rFonts w:eastAsia="Times New Roman" w:cs="Arial"/>
          <w:color w:val="191919"/>
          <w:highlight w:val="yellow"/>
          <w:lang w:val="es-ES" w:eastAsia="en-GB"/>
        </w:rPr>
        <w:t>agree</w:t>
      </w:r>
      <w:proofErr w:type="spellEnd"/>
      <w:r w:rsidR="00943272" w:rsidRPr="00FA34B0">
        <w:rPr>
          <w:rFonts w:eastAsia="Times New Roman" w:cs="Arial"/>
          <w:color w:val="191919"/>
          <w:highlight w:val="yellow"/>
          <w:lang w:val="es-ES" w:eastAsia="en-GB"/>
        </w:rPr>
        <w:t xml:space="preserve"> </w:t>
      </w:r>
      <w:proofErr w:type="spellStart"/>
      <w:r w:rsidR="00943272" w:rsidRPr="00FA34B0">
        <w:rPr>
          <w:rFonts w:eastAsia="Times New Roman" w:cs="Arial"/>
          <w:color w:val="191919"/>
          <w:highlight w:val="yellow"/>
          <w:lang w:val="es-ES" w:eastAsia="en-GB"/>
        </w:rPr>
        <w:t>to</w:t>
      </w:r>
      <w:proofErr w:type="spellEnd"/>
      <w:r w:rsidR="00943272" w:rsidRPr="00FA34B0">
        <w:rPr>
          <w:rFonts w:eastAsia="Times New Roman" w:cs="Arial"/>
          <w:color w:val="191919"/>
          <w:highlight w:val="yellow"/>
          <w:lang w:val="es-ES" w:eastAsia="en-GB"/>
        </w:rPr>
        <w:t xml:space="preserve"> </w:t>
      </w:r>
      <w:proofErr w:type="spellStart"/>
      <w:r w:rsidR="00943272" w:rsidRPr="00FA34B0">
        <w:rPr>
          <w:rFonts w:eastAsia="Times New Roman" w:cs="Arial"/>
          <w:color w:val="191919"/>
          <w:highlight w:val="yellow"/>
          <w:lang w:val="es-ES" w:eastAsia="en-GB"/>
        </w:rPr>
        <w:t>list</w:t>
      </w:r>
      <w:proofErr w:type="spellEnd"/>
      <w:r w:rsidR="00943272" w:rsidRPr="00FA34B0">
        <w:rPr>
          <w:rFonts w:eastAsia="Times New Roman" w:cs="Arial"/>
          <w:color w:val="191919"/>
          <w:highlight w:val="yellow"/>
          <w:lang w:val="es-ES" w:eastAsia="en-GB"/>
        </w:rPr>
        <w:t xml:space="preserve"> </w:t>
      </w:r>
      <w:proofErr w:type="spellStart"/>
      <w:r w:rsidR="00943272" w:rsidRPr="00FA34B0">
        <w:rPr>
          <w:rFonts w:eastAsia="Times New Roman" w:cs="Arial"/>
          <w:color w:val="191919"/>
          <w:highlight w:val="yellow"/>
          <w:lang w:val="es-ES" w:eastAsia="en-GB"/>
        </w:rPr>
        <w:t>only</w:t>
      </w:r>
      <w:proofErr w:type="spellEnd"/>
      <w:r w:rsidR="00943272" w:rsidRPr="00FA34B0">
        <w:rPr>
          <w:rFonts w:eastAsia="Times New Roman" w:cs="Arial"/>
          <w:color w:val="191919"/>
          <w:highlight w:val="yellow"/>
          <w:lang w:val="es-ES" w:eastAsia="en-GB"/>
        </w:rPr>
        <w:t xml:space="preserve"> 3 </w:t>
      </w:r>
      <w:proofErr w:type="spellStart"/>
      <w:r w:rsidR="00943272" w:rsidRPr="00FA34B0">
        <w:rPr>
          <w:rFonts w:eastAsia="Times New Roman" w:cs="Arial"/>
          <w:color w:val="191919"/>
          <w:highlight w:val="yellow"/>
          <w:lang w:val="es-ES" w:eastAsia="en-GB"/>
        </w:rPr>
        <w:t>organizers</w:t>
      </w:r>
      <w:proofErr w:type="spellEnd"/>
      <w:r w:rsidR="00943272" w:rsidRPr="00FA34B0">
        <w:rPr>
          <w:rFonts w:eastAsia="Times New Roman" w:cs="Arial"/>
          <w:color w:val="191919"/>
          <w:highlight w:val="yellow"/>
          <w:lang w:val="es-ES" w:eastAsia="en-GB"/>
        </w:rPr>
        <w:t xml:space="preserve"> and </w:t>
      </w:r>
      <w:proofErr w:type="spellStart"/>
      <w:r w:rsidR="00943272" w:rsidRPr="00FA34B0">
        <w:rPr>
          <w:rFonts w:eastAsia="Times New Roman" w:cs="Arial"/>
          <w:color w:val="191919"/>
          <w:highlight w:val="yellow"/>
          <w:lang w:val="es-ES" w:eastAsia="en-GB"/>
        </w:rPr>
        <w:t>the</w:t>
      </w:r>
      <w:proofErr w:type="spellEnd"/>
      <w:r w:rsidR="00943272" w:rsidRPr="00FA34B0">
        <w:rPr>
          <w:rFonts w:eastAsia="Times New Roman" w:cs="Arial"/>
          <w:color w:val="191919"/>
          <w:highlight w:val="yellow"/>
          <w:lang w:val="es-ES" w:eastAsia="en-GB"/>
        </w:rPr>
        <w:t xml:space="preserve"> </w:t>
      </w:r>
      <w:proofErr w:type="spellStart"/>
      <w:r w:rsidR="00943272" w:rsidRPr="00FA34B0">
        <w:rPr>
          <w:rFonts w:eastAsia="Times New Roman" w:cs="Arial"/>
          <w:color w:val="191919"/>
          <w:highlight w:val="yellow"/>
          <w:lang w:val="es-ES" w:eastAsia="en-GB"/>
        </w:rPr>
        <w:t>other</w:t>
      </w:r>
      <w:proofErr w:type="spellEnd"/>
      <w:r w:rsidR="00943272" w:rsidRPr="00FA34B0">
        <w:rPr>
          <w:rFonts w:eastAsia="Times New Roman" w:cs="Arial"/>
          <w:color w:val="191919"/>
          <w:highlight w:val="yellow"/>
          <w:lang w:val="es-ES" w:eastAsia="en-GB"/>
        </w:rPr>
        <w:t xml:space="preserve"> </w:t>
      </w:r>
      <w:proofErr w:type="spellStart"/>
      <w:r w:rsidR="00943272" w:rsidRPr="00FA34B0">
        <w:rPr>
          <w:rFonts w:eastAsia="Times New Roman" w:cs="Arial"/>
          <w:color w:val="191919"/>
          <w:highlight w:val="yellow"/>
          <w:lang w:val="es-ES" w:eastAsia="en-GB"/>
        </w:rPr>
        <w:t>ones</w:t>
      </w:r>
      <w:proofErr w:type="spellEnd"/>
      <w:r w:rsidR="00943272" w:rsidRPr="00FA34B0">
        <w:rPr>
          <w:rFonts w:eastAsia="Times New Roman" w:cs="Arial"/>
          <w:color w:val="191919"/>
          <w:highlight w:val="yellow"/>
          <w:lang w:val="es-ES" w:eastAsia="en-GB"/>
        </w:rPr>
        <w:t xml:space="preserve"> are </w:t>
      </w:r>
      <w:proofErr w:type="spellStart"/>
      <w:r w:rsidR="00943272" w:rsidRPr="00FA34B0">
        <w:rPr>
          <w:rFonts w:eastAsia="Times New Roman" w:cs="Arial"/>
          <w:color w:val="191919"/>
          <w:highlight w:val="yellow"/>
          <w:lang w:val="es-ES" w:eastAsia="en-GB"/>
        </w:rPr>
        <w:t>co-organizers</w:t>
      </w:r>
      <w:proofErr w:type="spellEnd"/>
      <w:r w:rsidR="00943272" w:rsidRPr="00FA34B0">
        <w:rPr>
          <w:rFonts w:eastAsia="Times New Roman" w:cs="Arial"/>
          <w:color w:val="191919"/>
          <w:highlight w:val="yellow"/>
          <w:lang w:val="es-ES" w:eastAsia="en-GB"/>
        </w:rPr>
        <w:t xml:space="preserve">! </w:t>
      </w:r>
      <w:proofErr w:type="spellStart"/>
      <w:r w:rsidR="00943272" w:rsidRPr="00FA34B0">
        <w:rPr>
          <w:rFonts w:eastAsia="Times New Roman" w:cs="Arial"/>
          <w:color w:val="191919"/>
          <w:highlight w:val="yellow"/>
          <w:lang w:val="es-ES" w:eastAsia="en-GB"/>
        </w:rPr>
        <w:t>Please</w:t>
      </w:r>
      <w:proofErr w:type="spellEnd"/>
      <w:r w:rsidR="00943272" w:rsidRPr="00FA34B0">
        <w:rPr>
          <w:rFonts w:eastAsia="Times New Roman" w:cs="Arial"/>
          <w:color w:val="191919"/>
          <w:highlight w:val="yellow"/>
          <w:lang w:val="es-ES" w:eastAsia="en-GB"/>
        </w:rPr>
        <w:t xml:space="preserve"> </w:t>
      </w:r>
      <w:proofErr w:type="spellStart"/>
      <w:r w:rsidR="00943272" w:rsidRPr="00FA34B0">
        <w:rPr>
          <w:rFonts w:eastAsia="Times New Roman" w:cs="Arial"/>
          <w:color w:val="191919"/>
          <w:highlight w:val="yellow"/>
          <w:lang w:val="es-ES" w:eastAsia="en-GB"/>
        </w:rPr>
        <w:t>confirm</w:t>
      </w:r>
      <w:proofErr w:type="spellEnd"/>
    </w:p>
    <w:p w14:paraId="15E33CB1" w14:textId="77777777" w:rsidR="00996B16" w:rsidRPr="00FA34B0" w:rsidRDefault="00996B16" w:rsidP="00943272">
      <w:pPr>
        <w:spacing w:after="0" w:line="240" w:lineRule="auto"/>
        <w:jc w:val="both"/>
        <w:outlineLvl w:val="2"/>
        <w:rPr>
          <w:rFonts w:ascii="Verdana" w:eastAsia="Times New Roman" w:hAnsi="Verdana"/>
          <w:b/>
          <w:bCs/>
          <w:color w:val="909B7A"/>
          <w:sz w:val="24"/>
          <w:szCs w:val="24"/>
          <w:lang w:val="es-ES" w:eastAsia="en-GB"/>
        </w:rPr>
      </w:pPr>
    </w:p>
    <w:p w14:paraId="0FF293A1" w14:textId="77777777" w:rsidR="00FA34B0" w:rsidRDefault="00FA34B0" w:rsidP="00943272">
      <w:pPr>
        <w:spacing w:after="0" w:line="240" w:lineRule="auto"/>
        <w:jc w:val="both"/>
        <w:outlineLvl w:val="2"/>
        <w:rPr>
          <w:rFonts w:ascii="Verdana" w:eastAsia="Times New Roman" w:hAnsi="Verdana"/>
          <w:b/>
          <w:bCs/>
          <w:color w:val="909B7A"/>
          <w:sz w:val="24"/>
          <w:szCs w:val="24"/>
          <w:lang w:val="en-GB" w:eastAsia="en-GB"/>
        </w:rPr>
      </w:pPr>
    </w:p>
    <w:p w14:paraId="43BA750F" w14:textId="03E8AAF1" w:rsidR="00943272" w:rsidRPr="00943272" w:rsidRDefault="00943272" w:rsidP="00943272">
      <w:pPr>
        <w:spacing w:after="0" w:line="240" w:lineRule="auto"/>
        <w:jc w:val="both"/>
        <w:outlineLvl w:val="2"/>
        <w:rPr>
          <w:rFonts w:ascii="Verdana" w:eastAsia="Times New Roman" w:hAnsi="Verdana"/>
          <w:b/>
          <w:bCs/>
          <w:color w:val="909B7A"/>
          <w:sz w:val="24"/>
          <w:szCs w:val="24"/>
          <w:lang w:val="en-GB" w:eastAsia="en-GB"/>
        </w:rPr>
      </w:pPr>
      <w:r>
        <w:rPr>
          <w:rFonts w:ascii="Verdana" w:eastAsia="Times New Roman" w:hAnsi="Verdana"/>
          <w:b/>
          <w:bCs/>
          <w:color w:val="909B7A"/>
          <w:sz w:val="24"/>
          <w:szCs w:val="24"/>
          <w:lang w:val="en-GB" w:eastAsia="en-GB"/>
        </w:rPr>
        <w:t>Co-o</w:t>
      </w:r>
      <w:r w:rsidRPr="00943272">
        <w:rPr>
          <w:rFonts w:ascii="Verdana" w:eastAsia="Times New Roman" w:hAnsi="Verdana"/>
          <w:b/>
          <w:bCs/>
          <w:color w:val="909B7A"/>
          <w:sz w:val="24"/>
          <w:szCs w:val="24"/>
          <w:lang w:val="en-GB" w:eastAsia="en-GB"/>
        </w:rPr>
        <w:t>rganizers:</w:t>
      </w:r>
    </w:p>
    <w:p w14:paraId="330F4AED" w14:textId="03433A68" w:rsidR="00F9533A" w:rsidRDefault="00F9533A" w:rsidP="00CC5961">
      <w:pPr>
        <w:numPr>
          <w:ilvl w:val="0"/>
          <w:numId w:val="1"/>
        </w:numPr>
        <w:tabs>
          <w:tab w:val="clear" w:pos="720"/>
          <w:tab w:val="num" w:pos="284"/>
        </w:tabs>
        <w:spacing w:after="0" w:line="240" w:lineRule="auto"/>
        <w:ind w:hanging="720"/>
        <w:jc w:val="both"/>
        <w:rPr>
          <w:ins w:id="2" w:author="John Vijgen" w:date="2022-04-18T21:17:00Z"/>
          <w:rFonts w:eastAsia="Times New Roman" w:cs="Arial"/>
          <w:color w:val="191919"/>
          <w:lang w:val="es-ES" w:eastAsia="en-GB"/>
        </w:rPr>
      </w:pPr>
      <w:r w:rsidRPr="00B31FF9">
        <w:rPr>
          <w:rFonts w:eastAsia="Times New Roman" w:cs="Arial"/>
          <w:color w:val="191919"/>
          <w:lang w:val="es-ES" w:eastAsia="en-GB"/>
        </w:rPr>
        <w:t>Ministerio de Agricultura Alimentación y Medio Ambiente, España</w:t>
      </w:r>
    </w:p>
    <w:p w14:paraId="45244BD2" w14:textId="08B3E857" w:rsidR="00286911" w:rsidRPr="008106EC" w:rsidRDefault="00286911" w:rsidP="00CC5961">
      <w:pPr>
        <w:numPr>
          <w:ilvl w:val="0"/>
          <w:numId w:val="1"/>
        </w:numPr>
        <w:tabs>
          <w:tab w:val="clear" w:pos="720"/>
          <w:tab w:val="num" w:pos="284"/>
        </w:tabs>
        <w:spacing w:after="0" w:line="240" w:lineRule="auto"/>
        <w:ind w:hanging="720"/>
        <w:jc w:val="both"/>
        <w:rPr>
          <w:ins w:id="3" w:author="John Vijgen" w:date="2022-04-18T21:22:00Z"/>
          <w:rFonts w:eastAsia="Times New Roman" w:cs="Arial"/>
          <w:color w:val="191919"/>
          <w:highlight w:val="yellow"/>
          <w:lang w:val="es-ES" w:eastAsia="en-GB"/>
          <w:rPrChange w:id="4" w:author="John Vijgen" w:date="2022-04-27T18:16:00Z">
            <w:rPr>
              <w:ins w:id="5" w:author="John Vijgen" w:date="2022-04-18T21:22:00Z"/>
              <w:rFonts w:eastAsia="Times New Roman" w:cs="Arial"/>
              <w:color w:val="191919"/>
              <w:lang w:val="es-ES" w:eastAsia="en-GB"/>
            </w:rPr>
          </w:rPrChange>
        </w:rPr>
      </w:pPr>
      <w:proofErr w:type="spellStart"/>
      <w:r w:rsidRPr="00943272">
        <w:rPr>
          <w:rFonts w:eastAsia="Times New Roman" w:cs="Arial"/>
          <w:color w:val="191919"/>
          <w:highlight w:val="yellow"/>
          <w:lang w:val="es-ES" w:eastAsia="en-GB"/>
        </w:rPr>
        <w:t>Partners</w:t>
      </w:r>
      <w:proofErr w:type="spellEnd"/>
      <w:r w:rsidRPr="00943272">
        <w:rPr>
          <w:rFonts w:eastAsia="Times New Roman" w:cs="Arial"/>
          <w:color w:val="191919"/>
          <w:highlight w:val="yellow"/>
          <w:lang w:val="es-ES" w:eastAsia="en-GB"/>
        </w:rPr>
        <w:t xml:space="preserve"> </w:t>
      </w:r>
      <w:proofErr w:type="spellStart"/>
      <w:r w:rsidRPr="00943272">
        <w:rPr>
          <w:rFonts w:eastAsia="Times New Roman" w:cs="Arial"/>
          <w:color w:val="191919"/>
          <w:highlight w:val="yellow"/>
          <w:lang w:val="es-ES" w:eastAsia="en-GB"/>
        </w:rPr>
        <w:t>of</w:t>
      </w:r>
      <w:proofErr w:type="spellEnd"/>
      <w:r w:rsidRPr="00943272">
        <w:rPr>
          <w:rFonts w:eastAsia="Times New Roman" w:cs="Arial"/>
          <w:color w:val="191919"/>
          <w:highlight w:val="yellow"/>
          <w:lang w:val="es-ES" w:eastAsia="en-GB"/>
        </w:rPr>
        <w:t xml:space="preserve"> </w:t>
      </w:r>
      <w:proofErr w:type="spellStart"/>
      <w:r w:rsidR="00943272">
        <w:rPr>
          <w:rFonts w:eastAsia="Times New Roman" w:cs="Arial"/>
          <w:color w:val="191919"/>
          <w:highlight w:val="yellow"/>
          <w:lang w:val="es-ES" w:eastAsia="en-GB"/>
        </w:rPr>
        <w:t>Lindanet</w:t>
      </w:r>
      <w:proofErr w:type="spellEnd"/>
      <w:r w:rsidR="00943272">
        <w:rPr>
          <w:rFonts w:eastAsia="Times New Roman" w:cs="Arial"/>
          <w:color w:val="191919"/>
          <w:highlight w:val="yellow"/>
          <w:lang w:val="es-ES" w:eastAsia="en-GB"/>
        </w:rPr>
        <w:t xml:space="preserve"> </w:t>
      </w:r>
      <w:proofErr w:type="spellStart"/>
      <w:r w:rsidRPr="00943272">
        <w:rPr>
          <w:rFonts w:eastAsia="Times New Roman" w:cs="Arial"/>
          <w:color w:val="191919"/>
          <w:highlight w:val="yellow"/>
          <w:lang w:val="es-ES" w:eastAsia="en-GB"/>
        </w:rPr>
        <w:t>European</w:t>
      </w:r>
      <w:proofErr w:type="spellEnd"/>
      <w:r w:rsidRPr="00943272">
        <w:rPr>
          <w:rFonts w:eastAsia="Times New Roman" w:cs="Arial"/>
          <w:color w:val="191919"/>
          <w:highlight w:val="yellow"/>
          <w:lang w:val="es-ES" w:eastAsia="en-GB"/>
        </w:rPr>
        <w:t xml:space="preserve"> Network </w:t>
      </w:r>
      <w:proofErr w:type="spellStart"/>
      <w:r w:rsidRPr="00943272">
        <w:rPr>
          <w:rFonts w:eastAsia="Times New Roman" w:cs="Arial"/>
          <w:color w:val="191919"/>
          <w:highlight w:val="yellow"/>
          <w:lang w:val="es-ES" w:eastAsia="en-GB"/>
        </w:rPr>
        <w:t>of</w:t>
      </w:r>
      <w:proofErr w:type="spellEnd"/>
      <w:r w:rsidRPr="00943272">
        <w:rPr>
          <w:rFonts w:eastAsia="Times New Roman" w:cs="Arial"/>
          <w:color w:val="191919"/>
          <w:highlight w:val="yellow"/>
          <w:lang w:val="es-ES" w:eastAsia="en-GB"/>
        </w:rPr>
        <w:t xml:space="preserve"> </w:t>
      </w:r>
      <w:proofErr w:type="spellStart"/>
      <w:r w:rsidRPr="00943272">
        <w:rPr>
          <w:rFonts w:eastAsia="Times New Roman" w:cs="Arial"/>
          <w:color w:val="191919"/>
          <w:highlight w:val="yellow"/>
          <w:lang w:val="es-ES" w:eastAsia="en-GB"/>
        </w:rPr>
        <w:t>Lindane</w:t>
      </w:r>
      <w:proofErr w:type="spellEnd"/>
      <w:r w:rsidRPr="00943272">
        <w:rPr>
          <w:rFonts w:eastAsia="Times New Roman" w:cs="Arial"/>
          <w:color w:val="191919"/>
          <w:highlight w:val="yellow"/>
          <w:lang w:val="es-ES" w:eastAsia="en-GB"/>
        </w:rPr>
        <w:t xml:space="preserve"> </w:t>
      </w:r>
      <w:proofErr w:type="spellStart"/>
      <w:r w:rsidRPr="00943272">
        <w:rPr>
          <w:rFonts w:eastAsia="Times New Roman" w:cs="Arial"/>
          <w:color w:val="191919"/>
          <w:highlight w:val="yellow"/>
          <w:lang w:val="es-ES" w:eastAsia="en-GB"/>
        </w:rPr>
        <w:t>waste</w:t>
      </w:r>
      <w:proofErr w:type="spellEnd"/>
      <w:r w:rsidRPr="00943272">
        <w:rPr>
          <w:rFonts w:eastAsia="Times New Roman" w:cs="Arial"/>
          <w:color w:val="191919"/>
          <w:highlight w:val="yellow"/>
          <w:lang w:val="es-ES" w:eastAsia="en-GB"/>
        </w:rPr>
        <w:t xml:space="preserve"> </w:t>
      </w:r>
      <w:proofErr w:type="spellStart"/>
      <w:r w:rsidRPr="00943272">
        <w:rPr>
          <w:rFonts w:eastAsia="Times New Roman" w:cs="Arial"/>
          <w:color w:val="191919"/>
          <w:highlight w:val="yellow"/>
          <w:lang w:val="es-ES" w:eastAsia="en-GB"/>
        </w:rPr>
        <w:t>affected</w:t>
      </w:r>
      <w:proofErr w:type="spellEnd"/>
      <w:r w:rsidRPr="00943272">
        <w:rPr>
          <w:rFonts w:eastAsia="Times New Roman" w:cs="Arial"/>
          <w:color w:val="191919"/>
          <w:highlight w:val="yellow"/>
          <w:lang w:val="es-ES" w:eastAsia="en-GB"/>
        </w:rPr>
        <w:t xml:space="preserve"> </w:t>
      </w:r>
      <w:proofErr w:type="spellStart"/>
      <w:r w:rsidRPr="00943272">
        <w:rPr>
          <w:rFonts w:eastAsia="Times New Roman" w:cs="Arial"/>
          <w:color w:val="191919"/>
          <w:highlight w:val="yellow"/>
          <w:lang w:val="es-ES" w:eastAsia="en-GB"/>
        </w:rPr>
        <w:t>regions</w:t>
      </w:r>
      <w:proofErr w:type="spellEnd"/>
      <w:r w:rsidRPr="00943272">
        <w:rPr>
          <w:rFonts w:eastAsia="Times New Roman" w:cs="Arial"/>
          <w:color w:val="191919"/>
          <w:highlight w:val="yellow"/>
          <w:lang w:val="es-ES" w:eastAsia="en-GB"/>
        </w:rPr>
        <w:t xml:space="preserve"> </w:t>
      </w:r>
      <w:proofErr w:type="spellStart"/>
      <w:r w:rsidRPr="00943272">
        <w:rPr>
          <w:rFonts w:eastAsia="Times New Roman" w:cs="Arial"/>
          <w:color w:val="191919"/>
          <w:highlight w:val="yellow"/>
          <w:lang w:val="es-ES" w:eastAsia="en-GB"/>
        </w:rPr>
        <w:t>working</w:t>
      </w:r>
      <w:proofErr w:type="spellEnd"/>
      <w:r w:rsidRPr="00943272">
        <w:rPr>
          <w:rFonts w:eastAsia="Times New Roman" w:cs="Arial"/>
          <w:color w:val="191919"/>
          <w:highlight w:val="yellow"/>
          <w:lang w:val="es-ES" w:eastAsia="en-GB"/>
        </w:rPr>
        <w:t xml:space="preserve"> </w:t>
      </w:r>
      <w:proofErr w:type="spellStart"/>
      <w:r w:rsidRPr="00943272">
        <w:rPr>
          <w:rFonts w:eastAsia="Times New Roman" w:cs="Arial"/>
          <w:color w:val="191919"/>
          <w:highlight w:val="yellow"/>
          <w:lang w:val="es-ES" w:eastAsia="en-GB"/>
        </w:rPr>
        <w:t>together</w:t>
      </w:r>
      <w:proofErr w:type="spellEnd"/>
      <w:r w:rsidRPr="00943272">
        <w:rPr>
          <w:rFonts w:eastAsia="Times New Roman" w:cs="Arial"/>
          <w:color w:val="191919"/>
          <w:highlight w:val="yellow"/>
          <w:lang w:val="es-ES" w:eastAsia="en-GB"/>
        </w:rPr>
        <w:t xml:space="preserve"> </w:t>
      </w:r>
      <w:proofErr w:type="spellStart"/>
      <w:r w:rsidRPr="00943272">
        <w:rPr>
          <w:rFonts w:eastAsia="Times New Roman" w:cs="Arial"/>
          <w:color w:val="191919"/>
          <w:highlight w:val="yellow"/>
          <w:lang w:val="es-ES" w:eastAsia="en-GB"/>
        </w:rPr>
        <w:t>towards</w:t>
      </w:r>
      <w:proofErr w:type="spellEnd"/>
      <w:r w:rsidRPr="00943272">
        <w:rPr>
          <w:rFonts w:eastAsia="Times New Roman" w:cs="Arial"/>
          <w:color w:val="191919"/>
          <w:highlight w:val="yellow"/>
          <w:lang w:val="es-ES" w:eastAsia="en-GB"/>
        </w:rPr>
        <w:t xml:space="preserve"> a </w:t>
      </w:r>
      <w:proofErr w:type="spellStart"/>
      <w:r w:rsidRPr="00943272">
        <w:rPr>
          <w:rFonts w:eastAsia="Times New Roman" w:cs="Arial"/>
          <w:color w:val="191919"/>
          <w:highlight w:val="yellow"/>
          <w:lang w:val="es-ES" w:eastAsia="en-GB"/>
        </w:rPr>
        <w:t>greener</w:t>
      </w:r>
      <w:proofErr w:type="spellEnd"/>
      <w:r w:rsidRPr="00943272">
        <w:rPr>
          <w:rFonts w:eastAsia="Times New Roman" w:cs="Arial"/>
          <w:color w:val="191919"/>
          <w:highlight w:val="yellow"/>
          <w:lang w:val="es-ES" w:eastAsia="en-GB"/>
        </w:rPr>
        <w:t xml:space="preserve"> </w:t>
      </w:r>
      <w:proofErr w:type="spellStart"/>
      <w:r w:rsidRPr="00943272">
        <w:rPr>
          <w:rFonts w:eastAsia="Times New Roman" w:cs="Arial"/>
          <w:color w:val="191919"/>
          <w:highlight w:val="yellow"/>
          <w:lang w:val="es-ES" w:eastAsia="en-GB"/>
        </w:rPr>
        <w:t>environment</w:t>
      </w:r>
      <w:proofErr w:type="spellEnd"/>
      <w:ins w:id="6" w:author="John Vijgen" w:date="2022-04-18T21:17:00Z">
        <w:r w:rsidRPr="008106EC">
          <w:rPr>
            <w:rFonts w:eastAsia="Times New Roman" w:cs="Arial"/>
            <w:color w:val="191919"/>
            <w:highlight w:val="yellow"/>
            <w:lang w:val="es-ES" w:eastAsia="en-GB"/>
            <w:rPrChange w:id="7" w:author="John Vijgen" w:date="2022-04-27T18:16:00Z">
              <w:rPr>
                <w:rFonts w:eastAsia="Times New Roman" w:cs="Arial"/>
                <w:color w:val="191919"/>
                <w:lang w:val="es-ES" w:eastAsia="en-GB"/>
              </w:rPr>
            </w:rPrChange>
          </w:rPr>
          <w:t>??????</w:t>
        </w:r>
      </w:ins>
      <w:ins w:id="8" w:author="John Vijgen" w:date="2022-04-19T09:13:00Z">
        <w:r w:rsidR="003355C2" w:rsidRPr="008106EC">
          <w:rPr>
            <w:rFonts w:eastAsia="Times New Roman" w:cs="Arial"/>
            <w:color w:val="191919"/>
            <w:highlight w:val="yellow"/>
            <w:lang w:val="es-ES" w:eastAsia="en-GB"/>
            <w:rPrChange w:id="9" w:author="John Vijgen" w:date="2022-04-27T18:16:00Z">
              <w:rPr>
                <w:rFonts w:eastAsia="Times New Roman" w:cs="Arial"/>
                <w:color w:val="191919"/>
                <w:lang w:val="es-ES" w:eastAsia="en-GB"/>
              </w:rPr>
            </w:rPrChange>
          </w:rPr>
          <w:t>-</w:t>
        </w:r>
      </w:ins>
      <w:r w:rsidR="00943272">
        <w:rPr>
          <w:rFonts w:eastAsia="Times New Roman" w:cs="Arial"/>
          <w:color w:val="191919"/>
          <w:highlight w:val="yellow"/>
          <w:lang w:val="es-ES" w:eastAsia="en-GB"/>
        </w:rPr>
        <w:t xml:space="preserve"> </w:t>
      </w:r>
      <w:proofErr w:type="spellStart"/>
      <w:r w:rsidR="00943272">
        <w:rPr>
          <w:rFonts w:eastAsia="Times New Roman" w:cs="Arial"/>
          <w:color w:val="191919"/>
          <w:highlight w:val="yellow"/>
          <w:lang w:val="es-ES" w:eastAsia="en-GB"/>
        </w:rPr>
        <w:t>or</w:t>
      </w:r>
      <w:proofErr w:type="spellEnd"/>
      <w:r w:rsidR="00943272">
        <w:rPr>
          <w:rFonts w:eastAsia="Times New Roman" w:cs="Arial"/>
          <w:color w:val="191919"/>
          <w:highlight w:val="yellow"/>
          <w:lang w:val="es-ES" w:eastAsia="en-GB"/>
        </w:rPr>
        <w:t xml:space="preserve"> </w:t>
      </w:r>
      <w:proofErr w:type="spellStart"/>
      <w:r w:rsidR="00943272">
        <w:rPr>
          <w:rFonts w:eastAsia="Times New Roman" w:cs="Arial"/>
          <w:color w:val="191919"/>
          <w:highlight w:val="yellow"/>
          <w:lang w:val="es-ES" w:eastAsia="en-GB"/>
        </w:rPr>
        <w:t>better</w:t>
      </w:r>
      <w:proofErr w:type="spellEnd"/>
      <w:r w:rsidR="00943272">
        <w:rPr>
          <w:rFonts w:eastAsia="Times New Roman" w:cs="Arial"/>
          <w:color w:val="191919"/>
          <w:highlight w:val="yellow"/>
          <w:lang w:val="es-ES" w:eastAsia="en-GB"/>
        </w:rPr>
        <w:t xml:space="preserve"> </w:t>
      </w:r>
      <w:proofErr w:type="spellStart"/>
      <w:r w:rsidR="00943272">
        <w:rPr>
          <w:rFonts w:eastAsia="Times New Roman" w:cs="Arial"/>
          <w:color w:val="191919"/>
          <w:highlight w:val="yellow"/>
          <w:lang w:val="es-ES" w:eastAsia="en-GB"/>
        </w:rPr>
        <w:t>would</w:t>
      </w:r>
      <w:proofErr w:type="spellEnd"/>
      <w:r w:rsidR="00943272">
        <w:rPr>
          <w:rFonts w:eastAsia="Times New Roman" w:cs="Arial"/>
          <w:color w:val="191919"/>
          <w:highlight w:val="yellow"/>
          <w:lang w:val="es-ES" w:eastAsia="en-GB"/>
        </w:rPr>
        <w:t xml:space="preserve"> be </w:t>
      </w:r>
      <w:proofErr w:type="spellStart"/>
      <w:r w:rsidR="00943272" w:rsidRPr="00383B5D">
        <w:rPr>
          <w:rFonts w:eastAsia="Times New Roman" w:cs="Arial"/>
          <w:b/>
          <w:bCs/>
          <w:color w:val="191919"/>
          <w:highlight w:val="yellow"/>
          <w:lang w:val="es-ES" w:eastAsia="en-GB"/>
        </w:rPr>
        <w:t>Lindanet</w:t>
      </w:r>
      <w:proofErr w:type="spellEnd"/>
      <w:r w:rsidR="00943272" w:rsidRPr="00383B5D">
        <w:rPr>
          <w:rFonts w:eastAsia="Times New Roman" w:cs="Arial"/>
          <w:b/>
          <w:bCs/>
          <w:color w:val="191919"/>
          <w:highlight w:val="yellow"/>
          <w:lang w:val="es-ES" w:eastAsia="en-GB"/>
        </w:rPr>
        <w:t xml:space="preserve"> </w:t>
      </w:r>
      <w:proofErr w:type="spellStart"/>
      <w:r w:rsidR="00943272" w:rsidRPr="00383B5D">
        <w:rPr>
          <w:rFonts w:eastAsia="Times New Roman" w:cs="Arial"/>
          <w:b/>
          <w:bCs/>
          <w:color w:val="191919"/>
          <w:highlight w:val="yellow"/>
          <w:lang w:val="es-ES" w:eastAsia="en-GB"/>
          <w:rPrChange w:id="10" w:author="John Vijgen" w:date="2022-04-27T18:16:00Z">
            <w:rPr>
              <w:rFonts w:eastAsia="Times New Roman" w:cs="Arial"/>
              <w:color w:val="191919"/>
              <w:lang w:val="es-ES" w:eastAsia="en-GB"/>
            </w:rPr>
          </w:rPrChange>
        </w:rPr>
        <w:t>European</w:t>
      </w:r>
      <w:proofErr w:type="spellEnd"/>
      <w:r w:rsidR="00943272" w:rsidRPr="00383B5D">
        <w:rPr>
          <w:rFonts w:eastAsia="Times New Roman" w:cs="Arial"/>
          <w:b/>
          <w:bCs/>
          <w:color w:val="191919"/>
          <w:highlight w:val="yellow"/>
          <w:lang w:val="es-ES" w:eastAsia="en-GB"/>
          <w:rPrChange w:id="11" w:author="John Vijgen" w:date="2022-04-27T18:16:00Z">
            <w:rPr>
              <w:rFonts w:eastAsia="Times New Roman" w:cs="Arial"/>
              <w:color w:val="191919"/>
              <w:lang w:val="es-ES" w:eastAsia="en-GB"/>
            </w:rPr>
          </w:rPrChange>
        </w:rPr>
        <w:t xml:space="preserve"> Network </w:t>
      </w:r>
      <w:proofErr w:type="spellStart"/>
      <w:r w:rsidR="00943272" w:rsidRPr="00383B5D">
        <w:rPr>
          <w:rFonts w:eastAsia="Times New Roman" w:cs="Arial"/>
          <w:b/>
          <w:bCs/>
          <w:color w:val="191919"/>
          <w:highlight w:val="yellow"/>
          <w:lang w:val="es-ES" w:eastAsia="en-GB"/>
          <w:rPrChange w:id="12" w:author="John Vijgen" w:date="2022-04-27T18:16:00Z">
            <w:rPr>
              <w:rFonts w:eastAsia="Times New Roman" w:cs="Arial"/>
              <w:color w:val="191919"/>
              <w:lang w:val="es-ES" w:eastAsia="en-GB"/>
            </w:rPr>
          </w:rPrChange>
        </w:rPr>
        <w:t>of</w:t>
      </w:r>
      <w:proofErr w:type="spellEnd"/>
      <w:r w:rsidR="00943272" w:rsidRPr="00383B5D">
        <w:rPr>
          <w:rFonts w:eastAsia="Times New Roman" w:cs="Arial"/>
          <w:b/>
          <w:bCs/>
          <w:color w:val="191919"/>
          <w:highlight w:val="yellow"/>
          <w:lang w:val="es-ES" w:eastAsia="en-GB"/>
          <w:rPrChange w:id="13" w:author="John Vijgen" w:date="2022-04-27T18:16:00Z">
            <w:rPr>
              <w:rFonts w:eastAsia="Times New Roman" w:cs="Arial"/>
              <w:color w:val="191919"/>
              <w:lang w:val="es-ES" w:eastAsia="en-GB"/>
            </w:rPr>
          </w:rPrChange>
        </w:rPr>
        <w:t xml:space="preserve"> </w:t>
      </w:r>
      <w:proofErr w:type="spellStart"/>
      <w:r w:rsidR="00943272" w:rsidRPr="00383B5D">
        <w:rPr>
          <w:rFonts w:eastAsia="Times New Roman" w:cs="Arial"/>
          <w:b/>
          <w:bCs/>
          <w:color w:val="191919"/>
          <w:highlight w:val="yellow"/>
          <w:lang w:val="es-ES" w:eastAsia="en-GB"/>
          <w:rPrChange w:id="14" w:author="John Vijgen" w:date="2022-04-27T18:16:00Z">
            <w:rPr>
              <w:rFonts w:eastAsia="Times New Roman" w:cs="Arial"/>
              <w:color w:val="191919"/>
              <w:lang w:val="es-ES" w:eastAsia="en-GB"/>
            </w:rPr>
          </w:rPrChange>
        </w:rPr>
        <w:t>Lindane</w:t>
      </w:r>
      <w:proofErr w:type="spellEnd"/>
      <w:r w:rsidR="00943272" w:rsidRPr="00383B5D">
        <w:rPr>
          <w:rFonts w:eastAsia="Times New Roman" w:cs="Arial"/>
          <w:b/>
          <w:bCs/>
          <w:color w:val="191919"/>
          <w:highlight w:val="yellow"/>
          <w:lang w:val="es-ES" w:eastAsia="en-GB"/>
          <w:rPrChange w:id="15" w:author="John Vijgen" w:date="2022-04-27T18:16:00Z">
            <w:rPr>
              <w:rFonts w:eastAsia="Times New Roman" w:cs="Arial"/>
              <w:color w:val="191919"/>
              <w:lang w:val="es-ES" w:eastAsia="en-GB"/>
            </w:rPr>
          </w:rPrChange>
        </w:rPr>
        <w:t xml:space="preserve"> </w:t>
      </w:r>
      <w:proofErr w:type="spellStart"/>
      <w:r w:rsidR="00943272" w:rsidRPr="00383B5D">
        <w:rPr>
          <w:rFonts w:eastAsia="Times New Roman" w:cs="Arial"/>
          <w:b/>
          <w:bCs/>
          <w:color w:val="191919"/>
          <w:highlight w:val="yellow"/>
          <w:lang w:val="es-ES" w:eastAsia="en-GB"/>
          <w:rPrChange w:id="16" w:author="John Vijgen" w:date="2022-04-27T18:16:00Z">
            <w:rPr>
              <w:rFonts w:eastAsia="Times New Roman" w:cs="Arial"/>
              <w:color w:val="191919"/>
              <w:lang w:val="es-ES" w:eastAsia="en-GB"/>
            </w:rPr>
          </w:rPrChange>
        </w:rPr>
        <w:t>waste</w:t>
      </w:r>
      <w:proofErr w:type="spellEnd"/>
      <w:r w:rsidR="00943272" w:rsidRPr="00383B5D">
        <w:rPr>
          <w:rFonts w:eastAsia="Times New Roman" w:cs="Arial"/>
          <w:b/>
          <w:bCs/>
          <w:color w:val="191919"/>
          <w:highlight w:val="yellow"/>
          <w:lang w:val="es-ES" w:eastAsia="en-GB"/>
          <w:rPrChange w:id="17" w:author="John Vijgen" w:date="2022-04-27T18:16:00Z">
            <w:rPr>
              <w:rFonts w:eastAsia="Times New Roman" w:cs="Arial"/>
              <w:color w:val="191919"/>
              <w:lang w:val="es-ES" w:eastAsia="en-GB"/>
            </w:rPr>
          </w:rPrChange>
        </w:rPr>
        <w:t xml:space="preserve"> </w:t>
      </w:r>
      <w:proofErr w:type="spellStart"/>
      <w:r w:rsidR="00943272" w:rsidRPr="00383B5D">
        <w:rPr>
          <w:rFonts w:eastAsia="Times New Roman" w:cs="Arial"/>
          <w:b/>
          <w:bCs/>
          <w:color w:val="191919"/>
          <w:highlight w:val="yellow"/>
          <w:lang w:val="es-ES" w:eastAsia="en-GB"/>
          <w:rPrChange w:id="18" w:author="John Vijgen" w:date="2022-04-27T18:16:00Z">
            <w:rPr>
              <w:rFonts w:eastAsia="Times New Roman" w:cs="Arial"/>
              <w:color w:val="191919"/>
              <w:lang w:val="es-ES" w:eastAsia="en-GB"/>
            </w:rPr>
          </w:rPrChange>
        </w:rPr>
        <w:t>affected</w:t>
      </w:r>
      <w:proofErr w:type="spellEnd"/>
      <w:r w:rsidR="00943272" w:rsidRPr="00383B5D">
        <w:rPr>
          <w:rFonts w:eastAsia="Times New Roman" w:cs="Arial"/>
          <w:b/>
          <w:bCs/>
          <w:color w:val="191919"/>
          <w:highlight w:val="yellow"/>
          <w:lang w:val="es-ES" w:eastAsia="en-GB"/>
          <w:rPrChange w:id="19" w:author="John Vijgen" w:date="2022-04-27T18:16:00Z">
            <w:rPr>
              <w:rFonts w:eastAsia="Times New Roman" w:cs="Arial"/>
              <w:color w:val="191919"/>
              <w:lang w:val="es-ES" w:eastAsia="en-GB"/>
            </w:rPr>
          </w:rPrChange>
        </w:rPr>
        <w:t xml:space="preserve"> </w:t>
      </w:r>
      <w:proofErr w:type="spellStart"/>
      <w:r w:rsidR="00943272" w:rsidRPr="00383B5D">
        <w:rPr>
          <w:rFonts w:eastAsia="Times New Roman" w:cs="Arial"/>
          <w:b/>
          <w:bCs/>
          <w:color w:val="191919"/>
          <w:highlight w:val="yellow"/>
          <w:lang w:val="es-ES" w:eastAsia="en-GB"/>
          <w:rPrChange w:id="20" w:author="John Vijgen" w:date="2022-04-27T18:16:00Z">
            <w:rPr>
              <w:rFonts w:eastAsia="Times New Roman" w:cs="Arial"/>
              <w:color w:val="191919"/>
              <w:lang w:val="es-ES" w:eastAsia="en-GB"/>
            </w:rPr>
          </w:rPrChange>
        </w:rPr>
        <w:t>regions</w:t>
      </w:r>
      <w:proofErr w:type="spellEnd"/>
      <w:r w:rsidR="00943272" w:rsidRPr="00383B5D">
        <w:rPr>
          <w:rFonts w:eastAsia="Times New Roman" w:cs="Arial"/>
          <w:b/>
          <w:bCs/>
          <w:color w:val="191919"/>
          <w:highlight w:val="yellow"/>
          <w:lang w:val="es-ES" w:eastAsia="en-GB"/>
          <w:rPrChange w:id="21" w:author="John Vijgen" w:date="2022-04-27T18:16:00Z">
            <w:rPr>
              <w:rFonts w:eastAsia="Times New Roman" w:cs="Arial"/>
              <w:color w:val="191919"/>
              <w:lang w:val="es-ES" w:eastAsia="en-GB"/>
            </w:rPr>
          </w:rPrChange>
        </w:rPr>
        <w:t xml:space="preserve"> </w:t>
      </w:r>
      <w:proofErr w:type="spellStart"/>
      <w:r w:rsidR="00943272" w:rsidRPr="00383B5D">
        <w:rPr>
          <w:rFonts w:eastAsia="Times New Roman" w:cs="Arial"/>
          <w:b/>
          <w:bCs/>
          <w:color w:val="191919"/>
          <w:highlight w:val="yellow"/>
          <w:lang w:val="es-ES" w:eastAsia="en-GB"/>
          <w:rPrChange w:id="22" w:author="John Vijgen" w:date="2022-04-27T18:16:00Z">
            <w:rPr>
              <w:rFonts w:eastAsia="Times New Roman" w:cs="Arial"/>
              <w:color w:val="191919"/>
              <w:lang w:val="es-ES" w:eastAsia="en-GB"/>
            </w:rPr>
          </w:rPrChange>
        </w:rPr>
        <w:t>working</w:t>
      </w:r>
      <w:proofErr w:type="spellEnd"/>
      <w:r w:rsidR="00943272" w:rsidRPr="00383B5D">
        <w:rPr>
          <w:rFonts w:eastAsia="Times New Roman" w:cs="Arial"/>
          <w:b/>
          <w:bCs/>
          <w:color w:val="191919"/>
          <w:highlight w:val="yellow"/>
          <w:lang w:val="es-ES" w:eastAsia="en-GB"/>
          <w:rPrChange w:id="23" w:author="John Vijgen" w:date="2022-04-27T18:16:00Z">
            <w:rPr>
              <w:rFonts w:eastAsia="Times New Roman" w:cs="Arial"/>
              <w:color w:val="191919"/>
              <w:lang w:val="es-ES" w:eastAsia="en-GB"/>
            </w:rPr>
          </w:rPrChange>
        </w:rPr>
        <w:t xml:space="preserve"> </w:t>
      </w:r>
      <w:proofErr w:type="spellStart"/>
      <w:r w:rsidR="00943272" w:rsidRPr="00383B5D">
        <w:rPr>
          <w:rFonts w:eastAsia="Times New Roman" w:cs="Arial"/>
          <w:b/>
          <w:bCs/>
          <w:color w:val="191919"/>
          <w:highlight w:val="yellow"/>
          <w:lang w:val="es-ES" w:eastAsia="en-GB"/>
          <w:rPrChange w:id="24" w:author="John Vijgen" w:date="2022-04-27T18:16:00Z">
            <w:rPr>
              <w:rFonts w:eastAsia="Times New Roman" w:cs="Arial"/>
              <w:color w:val="191919"/>
              <w:lang w:val="es-ES" w:eastAsia="en-GB"/>
            </w:rPr>
          </w:rPrChange>
        </w:rPr>
        <w:t>together</w:t>
      </w:r>
      <w:proofErr w:type="spellEnd"/>
      <w:r w:rsidR="00943272" w:rsidRPr="00383B5D">
        <w:rPr>
          <w:rFonts w:eastAsia="Times New Roman" w:cs="Arial"/>
          <w:b/>
          <w:bCs/>
          <w:color w:val="191919"/>
          <w:highlight w:val="yellow"/>
          <w:lang w:val="es-ES" w:eastAsia="en-GB"/>
          <w:rPrChange w:id="25" w:author="John Vijgen" w:date="2022-04-27T18:16:00Z">
            <w:rPr>
              <w:rFonts w:eastAsia="Times New Roman" w:cs="Arial"/>
              <w:color w:val="191919"/>
              <w:lang w:val="es-ES" w:eastAsia="en-GB"/>
            </w:rPr>
          </w:rPrChange>
        </w:rPr>
        <w:t xml:space="preserve"> </w:t>
      </w:r>
      <w:proofErr w:type="spellStart"/>
      <w:r w:rsidR="00943272" w:rsidRPr="00383B5D">
        <w:rPr>
          <w:rFonts w:eastAsia="Times New Roman" w:cs="Arial"/>
          <w:b/>
          <w:bCs/>
          <w:color w:val="191919"/>
          <w:highlight w:val="yellow"/>
          <w:lang w:val="es-ES" w:eastAsia="en-GB"/>
          <w:rPrChange w:id="26" w:author="John Vijgen" w:date="2022-04-27T18:16:00Z">
            <w:rPr>
              <w:rFonts w:eastAsia="Times New Roman" w:cs="Arial"/>
              <w:color w:val="191919"/>
              <w:lang w:val="es-ES" w:eastAsia="en-GB"/>
            </w:rPr>
          </w:rPrChange>
        </w:rPr>
        <w:t>towards</w:t>
      </w:r>
      <w:proofErr w:type="spellEnd"/>
      <w:r w:rsidR="00943272" w:rsidRPr="00383B5D">
        <w:rPr>
          <w:rFonts w:eastAsia="Times New Roman" w:cs="Arial"/>
          <w:b/>
          <w:bCs/>
          <w:color w:val="191919"/>
          <w:highlight w:val="yellow"/>
          <w:lang w:val="es-ES" w:eastAsia="en-GB"/>
          <w:rPrChange w:id="27" w:author="John Vijgen" w:date="2022-04-27T18:16:00Z">
            <w:rPr>
              <w:rFonts w:eastAsia="Times New Roman" w:cs="Arial"/>
              <w:color w:val="191919"/>
              <w:lang w:val="es-ES" w:eastAsia="en-GB"/>
            </w:rPr>
          </w:rPrChange>
        </w:rPr>
        <w:t xml:space="preserve"> a </w:t>
      </w:r>
      <w:proofErr w:type="spellStart"/>
      <w:r w:rsidR="00943272" w:rsidRPr="00383B5D">
        <w:rPr>
          <w:rFonts w:eastAsia="Times New Roman" w:cs="Arial"/>
          <w:b/>
          <w:bCs/>
          <w:color w:val="191919"/>
          <w:highlight w:val="yellow"/>
          <w:lang w:val="es-ES" w:eastAsia="en-GB"/>
          <w:rPrChange w:id="28" w:author="John Vijgen" w:date="2022-04-27T18:16:00Z">
            <w:rPr>
              <w:rFonts w:eastAsia="Times New Roman" w:cs="Arial"/>
              <w:color w:val="191919"/>
              <w:lang w:val="es-ES" w:eastAsia="en-GB"/>
            </w:rPr>
          </w:rPrChange>
        </w:rPr>
        <w:t>greener</w:t>
      </w:r>
      <w:proofErr w:type="spellEnd"/>
      <w:r w:rsidR="00943272" w:rsidRPr="00383B5D">
        <w:rPr>
          <w:rFonts w:eastAsia="Times New Roman" w:cs="Arial"/>
          <w:b/>
          <w:bCs/>
          <w:color w:val="191919"/>
          <w:highlight w:val="yellow"/>
          <w:lang w:val="es-ES" w:eastAsia="en-GB"/>
          <w:rPrChange w:id="29" w:author="John Vijgen" w:date="2022-04-27T18:16:00Z">
            <w:rPr>
              <w:rFonts w:eastAsia="Times New Roman" w:cs="Arial"/>
              <w:color w:val="191919"/>
              <w:lang w:val="es-ES" w:eastAsia="en-GB"/>
            </w:rPr>
          </w:rPrChange>
        </w:rPr>
        <w:t xml:space="preserve"> </w:t>
      </w:r>
      <w:proofErr w:type="spellStart"/>
      <w:r w:rsidR="00943272" w:rsidRPr="00383B5D">
        <w:rPr>
          <w:rFonts w:eastAsia="Times New Roman" w:cs="Arial"/>
          <w:b/>
          <w:bCs/>
          <w:color w:val="191919"/>
          <w:highlight w:val="yellow"/>
          <w:lang w:val="es-ES" w:eastAsia="en-GB"/>
          <w:rPrChange w:id="30" w:author="John Vijgen" w:date="2022-04-27T18:16:00Z">
            <w:rPr>
              <w:rFonts w:eastAsia="Times New Roman" w:cs="Arial"/>
              <w:color w:val="191919"/>
              <w:lang w:val="es-ES" w:eastAsia="en-GB"/>
            </w:rPr>
          </w:rPrChange>
        </w:rPr>
        <w:t>environment</w:t>
      </w:r>
      <w:proofErr w:type="spellEnd"/>
      <w:r w:rsidR="00383B5D">
        <w:rPr>
          <w:rFonts w:eastAsia="Times New Roman" w:cs="Arial"/>
          <w:color w:val="191919"/>
          <w:highlight w:val="yellow"/>
          <w:lang w:val="es-ES" w:eastAsia="en-GB"/>
        </w:rPr>
        <w:t xml:space="preserve"> </w:t>
      </w:r>
      <w:r w:rsidR="003355C2" w:rsidRPr="008106EC">
        <w:rPr>
          <w:rFonts w:eastAsia="Times New Roman" w:cs="Arial"/>
          <w:color w:val="191919"/>
          <w:highlight w:val="yellow"/>
          <w:lang w:val="es-ES" w:eastAsia="en-GB"/>
          <w:rPrChange w:id="31" w:author="John Vijgen" w:date="2022-04-27T18:16:00Z">
            <w:rPr>
              <w:rFonts w:eastAsia="Times New Roman" w:cs="Arial"/>
              <w:color w:val="191919"/>
              <w:lang w:val="es-ES" w:eastAsia="en-GB"/>
            </w:rPr>
          </w:rPrChange>
        </w:rPr>
        <w:t xml:space="preserve">&gt; </w:t>
      </w:r>
      <w:proofErr w:type="spellStart"/>
      <w:r w:rsidR="003355C2" w:rsidRPr="008106EC">
        <w:rPr>
          <w:rFonts w:eastAsia="Times New Roman" w:cs="Arial"/>
          <w:color w:val="191919"/>
          <w:highlight w:val="yellow"/>
          <w:lang w:val="es-ES" w:eastAsia="en-GB"/>
          <w:rPrChange w:id="32" w:author="John Vijgen" w:date="2022-04-27T18:16:00Z">
            <w:rPr>
              <w:rFonts w:eastAsia="Times New Roman" w:cs="Arial"/>
              <w:color w:val="191919"/>
              <w:lang w:val="es-ES" w:eastAsia="en-GB"/>
            </w:rPr>
          </w:rPrChange>
        </w:rPr>
        <w:t>comment</w:t>
      </w:r>
      <w:proofErr w:type="spellEnd"/>
      <w:r w:rsidR="003355C2" w:rsidRPr="008106EC">
        <w:rPr>
          <w:rFonts w:eastAsia="Times New Roman" w:cs="Arial"/>
          <w:color w:val="191919"/>
          <w:highlight w:val="yellow"/>
          <w:lang w:val="es-ES" w:eastAsia="en-GB"/>
          <w:rPrChange w:id="33" w:author="John Vijgen" w:date="2022-04-27T18:16:00Z">
            <w:rPr>
              <w:rFonts w:eastAsia="Times New Roman" w:cs="Arial"/>
              <w:color w:val="191919"/>
              <w:lang w:val="es-ES" w:eastAsia="en-GB"/>
            </w:rPr>
          </w:rPrChange>
        </w:rPr>
        <w:t xml:space="preserve"> Elena</w:t>
      </w:r>
      <w:r w:rsidR="00383B5D">
        <w:rPr>
          <w:rFonts w:eastAsia="Times New Roman" w:cs="Arial"/>
          <w:color w:val="191919"/>
          <w:highlight w:val="yellow"/>
          <w:lang w:val="es-ES" w:eastAsia="en-GB"/>
        </w:rPr>
        <w:t>/Alicia</w:t>
      </w:r>
    </w:p>
    <w:p w14:paraId="18E42A5B" w14:textId="0AB72632" w:rsidR="007912F7" w:rsidRPr="00B31FF9" w:rsidRDefault="007912F7" w:rsidP="00CC5961">
      <w:pPr>
        <w:numPr>
          <w:ilvl w:val="0"/>
          <w:numId w:val="1"/>
        </w:numPr>
        <w:tabs>
          <w:tab w:val="clear" w:pos="720"/>
          <w:tab w:val="num" w:pos="284"/>
        </w:tabs>
        <w:spacing w:after="0" w:line="240" w:lineRule="auto"/>
        <w:ind w:hanging="720"/>
        <w:jc w:val="both"/>
        <w:rPr>
          <w:rFonts w:eastAsia="Times New Roman" w:cs="Arial"/>
          <w:color w:val="191919"/>
          <w:lang w:val="es-ES" w:eastAsia="en-GB"/>
        </w:rPr>
      </w:pPr>
      <w:proofErr w:type="spellStart"/>
      <w:r>
        <w:rPr>
          <w:rFonts w:eastAsia="Times New Roman" w:cs="Arial"/>
          <w:color w:val="191919"/>
          <w:lang w:val="es-ES" w:eastAsia="en-GB"/>
        </w:rPr>
        <w:t>Partners</w:t>
      </w:r>
      <w:proofErr w:type="spellEnd"/>
      <w:r>
        <w:rPr>
          <w:rFonts w:eastAsia="Times New Roman" w:cs="Arial"/>
          <w:color w:val="191919"/>
          <w:lang w:val="es-ES" w:eastAsia="en-GB"/>
        </w:rPr>
        <w:t xml:space="preserve"> </w:t>
      </w:r>
      <w:proofErr w:type="spellStart"/>
      <w:r>
        <w:rPr>
          <w:rFonts w:eastAsia="Times New Roman" w:cs="Arial"/>
          <w:color w:val="191919"/>
          <w:lang w:val="es-ES" w:eastAsia="en-GB"/>
        </w:rPr>
        <w:t>of</w:t>
      </w:r>
      <w:proofErr w:type="spellEnd"/>
      <w:r>
        <w:rPr>
          <w:rFonts w:eastAsia="Times New Roman" w:cs="Arial"/>
          <w:color w:val="191919"/>
          <w:lang w:val="es-ES" w:eastAsia="en-GB"/>
        </w:rPr>
        <w:t xml:space="preserve"> </w:t>
      </w:r>
      <w:r w:rsidRPr="007912F7">
        <w:rPr>
          <w:rFonts w:eastAsia="Times New Roman" w:cs="Arial"/>
          <w:color w:val="191919"/>
          <w:lang w:val="es-ES" w:eastAsia="en-GB"/>
        </w:rPr>
        <w:t>EU LIFE Project: LIFEPOPSWAT</w:t>
      </w:r>
      <w:r w:rsidR="00943272">
        <w:rPr>
          <w:rFonts w:eastAsia="Times New Roman" w:cs="Arial"/>
          <w:color w:val="191919"/>
          <w:lang w:val="es-ES" w:eastAsia="en-GB"/>
        </w:rPr>
        <w:t xml:space="preserve"> </w:t>
      </w:r>
      <w:proofErr w:type="spellStart"/>
      <w:r w:rsidR="00383B5D">
        <w:rPr>
          <w:rFonts w:eastAsia="Times New Roman" w:cs="Arial"/>
          <w:color w:val="191919"/>
          <w:lang w:val="es-ES" w:eastAsia="en-GB"/>
        </w:rPr>
        <w:t>o</w:t>
      </w:r>
      <w:r w:rsidR="00943272">
        <w:rPr>
          <w:rFonts w:eastAsia="Times New Roman" w:cs="Arial"/>
          <w:color w:val="191919"/>
          <w:lang w:val="es-ES" w:eastAsia="en-GB"/>
        </w:rPr>
        <w:t>r</w:t>
      </w:r>
      <w:proofErr w:type="spellEnd"/>
      <w:r w:rsidR="00943272">
        <w:rPr>
          <w:rFonts w:eastAsia="Times New Roman" w:cs="Arial"/>
          <w:color w:val="191919"/>
          <w:lang w:val="es-ES" w:eastAsia="en-GB"/>
        </w:rPr>
        <w:t xml:space="preserve"> </w:t>
      </w:r>
      <w:proofErr w:type="spellStart"/>
      <w:r w:rsidR="00943272">
        <w:rPr>
          <w:rFonts w:eastAsia="Times New Roman" w:cs="Arial"/>
          <w:color w:val="191919"/>
          <w:lang w:val="es-ES" w:eastAsia="en-GB"/>
        </w:rPr>
        <w:t>better</w:t>
      </w:r>
      <w:proofErr w:type="spellEnd"/>
      <w:r w:rsidR="00383B5D">
        <w:rPr>
          <w:rFonts w:eastAsia="Times New Roman" w:cs="Arial"/>
          <w:color w:val="191919"/>
          <w:lang w:val="es-ES" w:eastAsia="en-GB"/>
        </w:rPr>
        <w:t xml:space="preserve">: </w:t>
      </w:r>
      <w:r w:rsidR="00943272">
        <w:rPr>
          <w:rFonts w:eastAsia="Times New Roman" w:cs="Arial"/>
          <w:color w:val="191919"/>
          <w:lang w:val="es-ES" w:eastAsia="en-GB"/>
        </w:rPr>
        <w:t xml:space="preserve"> </w:t>
      </w:r>
      <w:ins w:id="34" w:author="John Vijgen" w:date="2022-04-19T09:13:00Z">
        <w:r w:rsidR="003355C2">
          <w:rPr>
            <w:rFonts w:eastAsia="Times New Roman" w:cs="Arial"/>
            <w:color w:val="191919"/>
            <w:lang w:val="es-ES" w:eastAsia="en-GB"/>
          </w:rPr>
          <w:t xml:space="preserve">  </w:t>
        </w:r>
      </w:ins>
      <w:bookmarkStart w:id="35" w:name="_Hlk102313409"/>
      <w:r w:rsidR="00943272" w:rsidRPr="00383B5D">
        <w:rPr>
          <w:rFonts w:eastAsia="Times New Roman" w:cs="Arial"/>
          <w:b/>
          <w:bCs/>
          <w:color w:val="191919"/>
          <w:lang w:val="es-ES" w:eastAsia="en-GB"/>
        </w:rPr>
        <w:t>EU LIFE Project: LIFEPOPSWAT</w:t>
      </w:r>
      <w:r w:rsidR="00943272" w:rsidRPr="003355C2">
        <w:rPr>
          <w:rFonts w:eastAsia="Times New Roman" w:cs="Arial"/>
          <w:color w:val="191919"/>
          <w:lang w:val="es-ES" w:eastAsia="en-GB"/>
        </w:rPr>
        <w:t xml:space="preserve"> </w:t>
      </w:r>
      <w:bookmarkEnd w:id="35"/>
    </w:p>
    <w:p w14:paraId="04FC3CA8" w14:textId="2F4111C6" w:rsidR="00F9533A" w:rsidRPr="00383B5D" w:rsidRDefault="0014664E" w:rsidP="00CC5961">
      <w:pPr>
        <w:numPr>
          <w:ilvl w:val="0"/>
          <w:numId w:val="1"/>
        </w:numPr>
        <w:tabs>
          <w:tab w:val="clear" w:pos="720"/>
          <w:tab w:val="num" w:pos="284"/>
        </w:tabs>
        <w:spacing w:after="0" w:line="240" w:lineRule="auto"/>
        <w:ind w:hanging="720"/>
        <w:jc w:val="both"/>
        <w:rPr>
          <w:rFonts w:eastAsia="Times New Roman" w:cs="Arial"/>
          <w:color w:val="191919"/>
          <w:highlight w:val="yellow"/>
          <w:lang w:val="es-ES" w:eastAsia="en-GB"/>
        </w:rPr>
      </w:pPr>
      <w:r w:rsidRPr="00B31FF9">
        <w:rPr>
          <w:rFonts w:eastAsia="Times New Roman" w:cs="Arial"/>
          <w:color w:val="191919"/>
          <w:lang w:val="es-ES" w:eastAsia="en-GB"/>
        </w:rPr>
        <w:t xml:space="preserve">CHE, </w:t>
      </w:r>
      <w:r w:rsidR="00F9533A" w:rsidRPr="00B31FF9">
        <w:rPr>
          <w:rFonts w:eastAsia="Times New Roman" w:cs="Arial"/>
          <w:color w:val="191919"/>
          <w:lang w:val="es-ES" w:eastAsia="en-GB"/>
        </w:rPr>
        <w:t>Confederación Hidrográfica del Ebro</w:t>
      </w:r>
      <w:r w:rsidR="00934739">
        <w:rPr>
          <w:rFonts w:eastAsia="Times New Roman" w:cs="Arial"/>
          <w:color w:val="191919"/>
          <w:lang w:val="es-ES" w:eastAsia="en-GB"/>
        </w:rPr>
        <w:t>, España</w:t>
      </w:r>
      <w:r w:rsidR="00383B5D">
        <w:rPr>
          <w:rFonts w:eastAsia="Times New Roman" w:cs="Arial"/>
          <w:color w:val="191919"/>
          <w:lang w:val="es-ES" w:eastAsia="en-GB"/>
        </w:rPr>
        <w:t xml:space="preserve"> </w:t>
      </w:r>
      <w:r w:rsidR="00383B5D" w:rsidRPr="00383B5D">
        <w:rPr>
          <w:rFonts w:eastAsia="Times New Roman" w:cs="Arial"/>
          <w:color w:val="191919"/>
          <w:lang w:val="es-ES" w:eastAsia="en-GB"/>
        </w:rPr>
        <w:sym w:font="Wingdings" w:char="F0E0"/>
      </w:r>
      <w:r w:rsidR="00383B5D">
        <w:rPr>
          <w:rFonts w:eastAsia="Times New Roman" w:cs="Arial"/>
          <w:color w:val="191919"/>
          <w:lang w:val="es-ES" w:eastAsia="en-GB"/>
        </w:rPr>
        <w:t xml:space="preserve"> </w:t>
      </w:r>
      <w:r w:rsidR="00383B5D" w:rsidRPr="00383B5D">
        <w:rPr>
          <w:rFonts w:eastAsia="Times New Roman" w:cs="Arial"/>
          <w:color w:val="191919"/>
          <w:highlight w:val="yellow"/>
          <w:lang w:val="es-ES" w:eastAsia="en-GB"/>
        </w:rPr>
        <w:t xml:space="preserve">Elena, Alicia </w:t>
      </w:r>
      <w:proofErr w:type="spellStart"/>
      <w:r w:rsidR="00383B5D" w:rsidRPr="00383B5D">
        <w:rPr>
          <w:rFonts w:eastAsia="Times New Roman" w:cs="Arial"/>
          <w:color w:val="191919"/>
          <w:highlight w:val="yellow"/>
          <w:lang w:val="es-ES" w:eastAsia="en-GB"/>
        </w:rPr>
        <w:t>could</w:t>
      </w:r>
      <w:proofErr w:type="spellEnd"/>
      <w:r w:rsidR="00383B5D" w:rsidRPr="00383B5D">
        <w:rPr>
          <w:rFonts w:eastAsia="Times New Roman" w:cs="Arial"/>
          <w:color w:val="191919"/>
          <w:highlight w:val="yellow"/>
          <w:lang w:val="es-ES" w:eastAsia="en-GB"/>
        </w:rPr>
        <w:t xml:space="preserve"> </w:t>
      </w:r>
      <w:proofErr w:type="spellStart"/>
      <w:r w:rsidR="00383B5D" w:rsidRPr="00383B5D">
        <w:rPr>
          <w:rFonts w:eastAsia="Times New Roman" w:cs="Arial"/>
          <w:color w:val="191919"/>
          <w:highlight w:val="yellow"/>
          <w:lang w:val="es-ES" w:eastAsia="en-GB"/>
        </w:rPr>
        <w:t>you</w:t>
      </w:r>
      <w:proofErr w:type="spellEnd"/>
      <w:r w:rsidR="00383B5D" w:rsidRPr="00383B5D">
        <w:rPr>
          <w:rFonts w:eastAsia="Times New Roman" w:cs="Arial"/>
          <w:color w:val="191919"/>
          <w:highlight w:val="yellow"/>
          <w:lang w:val="es-ES" w:eastAsia="en-GB"/>
        </w:rPr>
        <w:t xml:space="preserve"> </w:t>
      </w:r>
      <w:proofErr w:type="spellStart"/>
      <w:r w:rsidR="00383B5D" w:rsidRPr="00383B5D">
        <w:rPr>
          <w:rFonts w:eastAsia="Times New Roman" w:cs="Arial"/>
          <w:color w:val="191919"/>
          <w:highlight w:val="yellow"/>
          <w:lang w:val="es-ES" w:eastAsia="en-GB"/>
        </w:rPr>
        <w:t>check</w:t>
      </w:r>
      <w:proofErr w:type="spellEnd"/>
      <w:r w:rsidR="00383B5D" w:rsidRPr="00383B5D">
        <w:rPr>
          <w:rFonts w:eastAsia="Times New Roman" w:cs="Arial"/>
          <w:color w:val="191919"/>
          <w:highlight w:val="yellow"/>
          <w:lang w:val="es-ES" w:eastAsia="en-GB"/>
        </w:rPr>
        <w:t xml:space="preserve"> </w:t>
      </w:r>
      <w:proofErr w:type="spellStart"/>
      <w:r w:rsidR="00383B5D" w:rsidRPr="00383B5D">
        <w:rPr>
          <w:rFonts w:eastAsia="Times New Roman" w:cs="Arial"/>
          <w:color w:val="191919"/>
          <w:highlight w:val="yellow"/>
          <w:lang w:val="es-ES" w:eastAsia="en-GB"/>
        </w:rPr>
        <w:t>if</w:t>
      </w:r>
      <w:proofErr w:type="spellEnd"/>
      <w:r w:rsidR="00383B5D" w:rsidRPr="00383B5D">
        <w:rPr>
          <w:rFonts w:eastAsia="Times New Roman" w:cs="Arial"/>
          <w:color w:val="191919"/>
          <w:highlight w:val="yellow"/>
          <w:lang w:val="es-ES" w:eastAsia="en-GB"/>
        </w:rPr>
        <w:t xml:space="preserve"> </w:t>
      </w:r>
      <w:proofErr w:type="spellStart"/>
      <w:r w:rsidR="00383B5D" w:rsidRPr="00383B5D">
        <w:rPr>
          <w:rFonts w:eastAsia="Times New Roman" w:cs="Arial"/>
          <w:color w:val="191919"/>
          <w:highlight w:val="yellow"/>
          <w:lang w:val="es-ES" w:eastAsia="en-GB"/>
        </w:rPr>
        <w:t>we</w:t>
      </w:r>
      <w:proofErr w:type="spellEnd"/>
      <w:r w:rsidR="00383B5D" w:rsidRPr="00383B5D">
        <w:rPr>
          <w:rFonts w:eastAsia="Times New Roman" w:cs="Arial"/>
          <w:color w:val="191919"/>
          <w:highlight w:val="yellow"/>
          <w:lang w:val="es-ES" w:eastAsia="en-GB"/>
        </w:rPr>
        <w:t xml:space="preserve"> </w:t>
      </w:r>
      <w:proofErr w:type="spellStart"/>
      <w:r w:rsidR="00383B5D" w:rsidRPr="00383B5D">
        <w:rPr>
          <w:rFonts w:eastAsia="Times New Roman" w:cs="Arial"/>
          <w:color w:val="191919"/>
          <w:highlight w:val="yellow"/>
          <w:lang w:val="es-ES" w:eastAsia="en-GB"/>
        </w:rPr>
        <w:t>have</w:t>
      </w:r>
      <w:proofErr w:type="spellEnd"/>
      <w:r w:rsidR="00383B5D" w:rsidRPr="00383B5D">
        <w:rPr>
          <w:rFonts w:eastAsia="Times New Roman" w:cs="Arial"/>
          <w:color w:val="191919"/>
          <w:highlight w:val="yellow"/>
          <w:lang w:val="es-ES" w:eastAsia="en-GB"/>
        </w:rPr>
        <w:t xml:space="preserve"> </w:t>
      </w:r>
      <w:proofErr w:type="spellStart"/>
      <w:r w:rsidR="00383B5D" w:rsidRPr="00383B5D">
        <w:rPr>
          <w:rFonts w:eastAsia="Times New Roman" w:cs="Arial"/>
          <w:color w:val="191919"/>
          <w:highlight w:val="yellow"/>
          <w:lang w:val="es-ES" w:eastAsia="en-GB"/>
        </w:rPr>
        <w:t>forgotten</w:t>
      </w:r>
      <w:proofErr w:type="spellEnd"/>
      <w:r w:rsidR="00383B5D" w:rsidRPr="00383B5D">
        <w:rPr>
          <w:rFonts w:eastAsia="Times New Roman" w:cs="Arial"/>
          <w:color w:val="191919"/>
          <w:highlight w:val="yellow"/>
          <w:lang w:val="es-ES" w:eastAsia="en-GB"/>
        </w:rPr>
        <w:t xml:space="preserve"> </w:t>
      </w:r>
      <w:proofErr w:type="spellStart"/>
      <w:r w:rsidR="00383B5D" w:rsidRPr="00383B5D">
        <w:rPr>
          <w:rFonts w:eastAsia="Times New Roman" w:cs="Arial"/>
          <w:color w:val="191919"/>
          <w:highlight w:val="yellow"/>
          <w:lang w:val="es-ES" w:eastAsia="en-GB"/>
        </w:rPr>
        <w:t>Spanish</w:t>
      </w:r>
      <w:proofErr w:type="spellEnd"/>
      <w:r w:rsidR="00383B5D" w:rsidRPr="00383B5D">
        <w:rPr>
          <w:rFonts w:eastAsia="Times New Roman" w:cs="Arial"/>
          <w:color w:val="191919"/>
          <w:highlight w:val="yellow"/>
          <w:lang w:val="es-ES" w:eastAsia="en-GB"/>
        </w:rPr>
        <w:t xml:space="preserve"> </w:t>
      </w:r>
      <w:proofErr w:type="spellStart"/>
      <w:r w:rsidR="00383B5D" w:rsidRPr="00383B5D">
        <w:rPr>
          <w:rFonts w:eastAsia="Times New Roman" w:cs="Arial"/>
          <w:color w:val="191919"/>
          <w:highlight w:val="yellow"/>
          <w:lang w:val="es-ES" w:eastAsia="en-GB"/>
        </w:rPr>
        <w:t>orgnisations</w:t>
      </w:r>
      <w:proofErr w:type="spellEnd"/>
      <w:r w:rsidR="00383B5D" w:rsidRPr="00383B5D">
        <w:rPr>
          <w:rFonts w:eastAsia="Times New Roman" w:cs="Arial"/>
          <w:color w:val="191919"/>
          <w:highlight w:val="yellow"/>
          <w:lang w:val="es-ES" w:eastAsia="en-GB"/>
        </w:rPr>
        <w:t xml:space="preserve"> </w:t>
      </w:r>
      <w:proofErr w:type="spellStart"/>
      <w:r w:rsidR="00383B5D" w:rsidRPr="00383B5D">
        <w:rPr>
          <w:rFonts w:eastAsia="Times New Roman" w:cs="Arial"/>
          <w:color w:val="191919"/>
          <w:highlight w:val="yellow"/>
          <w:lang w:val="es-ES" w:eastAsia="en-GB"/>
        </w:rPr>
        <w:t>e.g</w:t>
      </w:r>
      <w:proofErr w:type="spellEnd"/>
      <w:r w:rsidR="00383B5D" w:rsidRPr="00383B5D">
        <w:rPr>
          <w:rFonts w:eastAsia="Times New Roman" w:cs="Arial"/>
          <w:color w:val="191919"/>
          <w:highlight w:val="yellow"/>
          <w:lang w:val="es-ES" w:eastAsia="en-GB"/>
        </w:rPr>
        <w:t xml:space="preserve">. Catalunya </w:t>
      </w:r>
      <w:proofErr w:type="spellStart"/>
      <w:r w:rsidR="00383B5D" w:rsidRPr="00383B5D">
        <w:rPr>
          <w:rFonts w:eastAsia="Times New Roman" w:cs="Arial"/>
          <w:color w:val="191919"/>
          <w:highlight w:val="yellow"/>
          <w:lang w:val="es-ES" w:eastAsia="en-GB"/>
        </w:rPr>
        <w:t>waste</w:t>
      </w:r>
      <w:proofErr w:type="spellEnd"/>
      <w:r w:rsidR="00383B5D" w:rsidRPr="00383B5D">
        <w:rPr>
          <w:rFonts w:eastAsia="Times New Roman" w:cs="Arial"/>
          <w:color w:val="191919"/>
          <w:highlight w:val="yellow"/>
          <w:lang w:val="es-ES" w:eastAsia="en-GB"/>
        </w:rPr>
        <w:t xml:space="preserve"> </w:t>
      </w:r>
      <w:proofErr w:type="spellStart"/>
      <w:r w:rsidR="00383B5D" w:rsidRPr="00383B5D">
        <w:rPr>
          <w:rFonts w:eastAsia="Times New Roman" w:cs="Arial"/>
          <w:color w:val="191919"/>
          <w:highlight w:val="yellow"/>
          <w:lang w:val="es-ES" w:eastAsia="en-GB"/>
        </w:rPr>
        <w:t>authorities</w:t>
      </w:r>
      <w:proofErr w:type="spellEnd"/>
      <w:r w:rsidR="00383B5D" w:rsidRPr="00383B5D">
        <w:rPr>
          <w:rFonts w:eastAsia="Times New Roman" w:cs="Arial"/>
          <w:color w:val="191919"/>
          <w:highlight w:val="yellow"/>
          <w:lang w:val="es-ES" w:eastAsia="en-GB"/>
        </w:rPr>
        <w:t xml:space="preserve"> </w:t>
      </w:r>
      <w:proofErr w:type="spellStart"/>
      <w:r w:rsidR="00383B5D" w:rsidRPr="00383B5D">
        <w:rPr>
          <w:rFonts w:eastAsia="Times New Roman" w:cs="Arial"/>
          <w:color w:val="191919"/>
          <w:highlight w:val="yellow"/>
          <w:lang w:val="es-ES" w:eastAsia="en-GB"/>
        </w:rPr>
        <w:t>or</w:t>
      </w:r>
      <w:proofErr w:type="spellEnd"/>
      <w:r w:rsidR="00383B5D" w:rsidRPr="00383B5D">
        <w:rPr>
          <w:rFonts w:eastAsia="Times New Roman" w:cs="Arial"/>
          <w:color w:val="191919"/>
          <w:highlight w:val="yellow"/>
          <w:lang w:val="es-ES" w:eastAsia="en-GB"/>
        </w:rPr>
        <w:t xml:space="preserve"> </w:t>
      </w:r>
      <w:proofErr w:type="spellStart"/>
      <w:r w:rsidR="00383B5D" w:rsidRPr="00383B5D">
        <w:rPr>
          <w:rFonts w:eastAsia="Times New Roman" w:cs="Arial"/>
          <w:color w:val="191919"/>
          <w:highlight w:val="yellow"/>
          <w:lang w:val="es-ES" w:eastAsia="en-GB"/>
        </w:rPr>
        <w:t>not</w:t>
      </w:r>
      <w:proofErr w:type="spellEnd"/>
    </w:p>
    <w:p w14:paraId="465AE380" w14:textId="4DAF3F0A" w:rsidR="00943272" w:rsidRPr="00B31FF9" w:rsidRDefault="00943272" w:rsidP="00CC5961">
      <w:pPr>
        <w:numPr>
          <w:ilvl w:val="0"/>
          <w:numId w:val="1"/>
        </w:numPr>
        <w:tabs>
          <w:tab w:val="clear" w:pos="720"/>
          <w:tab w:val="num" w:pos="284"/>
        </w:tabs>
        <w:spacing w:after="0" w:line="240" w:lineRule="auto"/>
        <w:ind w:hanging="720"/>
        <w:jc w:val="both"/>
        <w:rPr>
          <w:rFonts w:eastAsia="Times New Roman" w:cs="Arial"/>
          <w:color w:val="191919"/>
          <w:lang w:val="es-ES" w:eastAsia="en-GB"/>
        </w:rPr>
      </w:pPr>
      <w:r>
        <w:rPr>
          <w:rFonts w:eastAsia="Times New Roman" w:cs="Arial"/>
          <w:color w:val="191919"/>
          <w:lang w:val="es-ES" w:eastAsia="en-GB"/>
        </w:rPr>
        <w:t>URS AECOM</w:t>
      </w:r>
    </w:p>
    <w:p w14:paraId="5BAFA05E" w14:textId="77777777" w:rsidR="00B7158D" w:rsidRPr="00B31FF9" w:rsidRDefault="006537FF" w:rsidP="00CC5961">
      <w:pPr>
        <w:numPr>
          <w:ilvl w:val="0"/>
          <w:numId w:val="1"/>
        </w:numPr>
        <w:tabs>
          <w:tab w:val="clear" w:pos="720"/>
          <w:tab w:val="num" w:pos="284"/>
        </w:tabs>
        <w:spacing w:after="0" w:line="240" w:lineRule="auto"/>
        <w:ind w:hanging="720"/>
        <w:jc w:val="both"/>
        <w:rPr>
          <w:rFonts w:eastAsia="Times New Roman" w:cs="Arial"/>
          <w:color w:val="191919"/>
          <w:lang w:val="es-ES" w:eastAsia="en-GB"/>
        </w:rPr>
      </w:pPr>
      <w:r w:rsidRPr="00B31FF9">
        <w:rPr>
          <w:rFonts w:eastAsia="Times New Roman" w:cs="Arial"/>
          <w:color w:val="191919"/>
          <w:lang w:val="es-ES" w:eastAsia="en-GB"/>
        </w:rPr>
        <w:t>Emgrisa</w:t>
      </w:r>
      <w:r w:rsidR="0014664E" w:rsidRPr="00B31FF9">
        <w:rPr>
          <w:rFonts w:eastAsia="Times New Roman" w:cs="Arial"/>
          <w:color w:val="191919"/>
          <w:lang w:val="es-ES" w:eastAsia="en-GB"/>
        </w:rPr>
        <w:t>, Empresa para la gestión de residuos industriales S.A.</w:t>
      </w:r>
      <w:r w:rsidR="00934739">
        <w:rPr>
          <w:rFonts w:eastAsia="Times New Roman" w:cs="Arial"/>
          <w:color w:val="191919"/>
          <w:lang w:val="es-ES" w:eastAsia="en-GB"/>
        </w:rPr>
        <w:t>, España</w:t>
      </w:r>
    </w:p>
    <w:p w14:paraId="7BA81DD9" w14:textId="77777777" w:rsidR="00F9533A" w:rsidRPr="00934739" w:rsidRDefault="0014664E" w:rsidP="00CC5961">
      <w:pPr>
        <w:numPr>
          <w:ilvl w:val="0"/>
          <w:numId w:val="1"/>
        </w:numPr>
        <w:tabs>
          <w:tab w:val="clear" w:pos="720"/>
          <w:tab w:val="num" w:pos="284"/>
        </w:tabs>
        <w:spacing w:after="0" w:line="240" w:lineRule="auto"/>
        <w:ind w:hanging="720"/>
        <w:jc w:val="both"/>
        <w:rPr>
          <w:rFonts w:eastAsia="Times New Roman" w:cs="Arial"/>
          <w:color w:val="191919"/>
          <w:lang w:val="es-ES" w:eastAsia="en-GB"/>
        </w:rPr>
      </w:pPr>
      <w:r w:rsidRPr="00934739">
        <w:rPr>
          <w:rFonts w:eastAsia="Times New Roman" w:cs="Arial"/>
          <w:color w:val="191919"/>
          <w:lang w:val="es-ES" w:eastAsia="en-GB"/>
        </w:rPr>
        <w:t xml:space="preserve">IGME, </w:t>
      </w:r>
      <w:r w:rsidR="00F9533A" w:rsidRPr="00934739">
        <w:rPr>
          <w:rFonts w:eastAsia="Times New Roman" w:cs="Arial"/>
          <w:color w:val="191919"/>
          <w:lang w:val="es-ES" w:eastAsia="en-GB"/>
        </w:rPr>
        <w:t>I</w:t>
      </w:r>
      <w:r w:rsidRPr="00934739">
        <w:rPr>
          <w:rFonts w:eastAsia="Times New Roman" w:cs="Arial"/>
          <w:color w:val="191919"/>
          <w:lang w:val="es-ES" w:eastAsia="en-GB"/>
        </w:rPr>
        <w:t>nstituto geológico y minero de España</w:t>
      </w:r>
    </w:p>
    <w:p w14:paraId="7B8DF6A7" w14:textId="77777777" w:rsidR="00F9533A" w:rsidRPr="00934739" w:rsidRDefault="00F9533A" w:rsidP="00CC5961">
      <w:pPr>
        <w:numPr>
          <w:ilvl w:val="0"/>
          <w:numId w:val="1"/>
        </w:numPr>
        <w:tabs>
          <w:tab w:val="clear" w:pos="720"/>
          <w:tab w:val="num" w:pos="284"/>
        </w:tabs>
        <w:spacing w:after="0" w:line="240" w:lineRule="auto"/>
        <w:ind w:hanging="720"/>
        <w:jc w:val="both"/>
        <w:rPr>
          <w:rFonts w:eastAsia="Times New Roman" w:cs="Arial"/>
          <w:color w:val="191919"/>
          <w:lang w:val="es-ES" w:eastAsia="en-GB"/>
        </w:rPr>
      </w:pPr>
      <w:r w:rsidRPr="00934739">
        <w:rPr>
          <w:rFonts w:eastAsia="Times New Roman" w:cs="Arial"/>
          <w:color w:val="191919"/>
          <w:lang w:val="es-ES" w:eastAsia="en-GB"/>
        </w:rPr>
        <w:t>CSIC</w:t>
      </w:r>
      <w:r w:rsidR="00B31FF9" w:rsidRPr="00934739">
        <w:rPr>
          <w:rFonts w:eastAsia="Times New Roman" w:cs="Arial"/>
          <w:color w:val="191919"/>
          <w:lang w:val="es-ES" w:eastAsia="en-GB"/>
        </w:rPr>
        <w:t xml:space="preserve">, </w:t>
      </w:r>
      <w:r w:rsidR="00934739" w:rsidRPr="00934739">
        <w:rPr>
          <w:rFonts w:eastAsia="Times New Roman" w:cs="Arial"/>
          <w:color w:val="191919"/>
          <w:lang w:val="es-ES" w:eastAsia="en-GB"/>
        </w:rPr>
        <w:t>Consejo Superior de Investigaciones Científicas, España</w:t>
      </w:r>
    </w:p>
    <w:p w14:paraId="103C695F" w14:textId="77777777" w:rsidR="00F9533A" w:rsidRPr="00B31FF9" w:rsidRDefault="00F9533A" w:rsidP="00CC5961">
      <w:pPr>
        <w:numPr>
          <w:ilvl w:val="0"/>
          <w:numId w:val="1"/>
        </w:numPr>
        <w:tabs>
          <w:tab w:val="clear" w:pos="720"/>
          <w:tab w:val="num" w:pos="284"/>
        </w:tabs>
        <w:spacing w:after="0" w:line="240" w:lineRule="auto"/>
        <w:ind w:hanging="720"/>
        <w:jc w:val="both"/>
        <w:rPr>
          <w:rFonts w:eastAsia="Times New Roman" w:cs="Arial"/>
          <w:color w:val="191919"/>
          <w:lang w:val="es-ES" w:eastAsia="en-GB"/>
        </w:rPr>
      </w:pPr>
      <w:r w:rsidRPr="00B31FF9">
        <w:rPr>
          <w:rFonts w:eastAsia="Times New Roman" w:cs="Arial"/>
          <w:color w:val="191919"/>
          <w:lang w:val="es-ES" w:eastAsia="en-GB"/>
        </w:rPr>
        <w:t>Universidad de Zaragoza</w:t>
      </w:r>
      <w:r w:rsidR="00934739">
        <w:rPr>
          <w:rFonts w:eastAsia="Times New Roman" w:cs="Arial"/>
          <w:color w:val="191919"/>
          <w:lang w:val="es-ES" w:eastAsia="en-GB"/>
        </w:rPr>
        <w:t>, Zaragoza, España</w:t>
      </w:r>
    </w:p>
    <w:p w14:paraId="5B5A22E2" w14:textId="77777777" w:rsidR="00943272" w:rsidRDefault="00B31FF9" w:rsidP="00943272">
      <w:pPr>
        <w:numPr>
          <w:ilvl w:val="0"/>
          <w:numId w:val="1"/>
        </w:numPr>
        <w:tabs>
          <w:tab w:val="clear" w:pos="720"/>
          <w:tab w:val="num" w:pos="284"/>
        </w:tabs>
        <w:spacing w:after="0" w:line="240" w:lineRule="auto"/>
        <w:ind w:hanging="720"/>
        <w:jc w:val="both"/>
        <w:rPr>
          <w:rFonts w:eastAsia="Times New Roman" w:cs="Arial"/>
          <w:color w:val="191919"/>
          <w:lang w:val="es-ES" w:eastAsia="en-GB"/>
        </w:rPr>
      </w:pPr>
      <w:r w:rsidRPr="00B31FF9">
        <w:rPr>
          <w:rFonts w:eastAsia="Times New Roman" w:cs="Arial"/>
          <w:color w:val="191919"/>
          <w:lang w:val="es-ES" w:eastAsia="en-GB"/>
        </w:rPr>
        <w:t>Universidad de San Jorge</w:t>
      </w:r>
      <w:r w:rsidR="00934739">
        <w:rPr>
          <w:rFonts w:eastAsia="Times New Roman" w:cs="Arial"/>
          <w:color w:val="191919"/>
          <w:lang w:val="es-ES" w:eastAsia="en-GB"/>
        </w:rPr>
        <w:t>, Zaragoza, España</w:t>
      </w:r>
    </w:p>
    <w:p w14:paraId="2F4FE6B7" w14:textId="6D9028E3" w:rsidR="00943272" w:rsidRDefault="00943272" w:rsidP="00943272">
      <w:pPr>
        <w:numPr>
          <w:ilvl w:val="0"/>
          <w:numId w:val="1"/>
        </w:numPr>
        <w:tabs>
          <w:tab w:val="clear" w:pos="720"/>
          <w:tab w:val="num" w:pos="284"/>
        </w:tabs>
        <w:spacing w:after="0" w:line="240" w:lineRule="auto"/>
        <w:ind w:hanging="720"/>
        <w:jc w:val="both"/>
        <w:rPr>
          <w:rFonts w:eastAsia="Times New Roman" w:cs="Arial"/>
          <w:color w:val="191919"/>
          <w:lang w:val="es-ES" w:eastAsia="en-GB"/>
        </w:rPr>
      </w:pPr>
      <w:r w:rsidRPr="00943272">
        <w:rPr>
          <w:rFonts w:asciiTheme="minorHAnsi" w:hAnsiTheme="minorHAnsi" w:cstheme="minorHAnsi"/>
          <w:iCs/>
          <w:color w:val="000000" w:themeColor="text1"/>
        </w:rPr>
        <w:t xml:space="preserve">CIEMAT, </w:t>
      </w:r>
      <w:proofErr w:type="spellStart"/>
      <w:r w:rsidRPr="00943272">
        <w:rPr>
          <w:rFonts w:asciiTheme="minorHAnsi" w:hAnsiTheme="minorHAnsi" w:cstheme="minorHAnsi"/>
          <w:iCs/>
          <w:color w:val="000000" w:themeColor="text1"/>
        </w:rPr>
        <w:t>Centro</w:t>
      </w:r>
      <w:proofErr w:type="spellEnd"/>
      <w:r w:rsidRPr="00943272">
        <w:rPr>
          <w:rFonts w:asciiTheme="minorHAnsi" w:hAnsiTheme="minorHAnsi" w:cstheme="minorHAnsi"/>
          <w:iCs/>
          <w:color w:val="000000" w:themeColor="text1"/>
        </w:rPr>
        <w:t xml:space="preserve"> de </w:t>
      </w:r>
      <w:proofErr w:type="spellStart"/>
      <w:r w:rsidRPr="00943272">
        <w:rPr>
          <w:rFonts w:asciiTheme="minorHAnsi" w:hAnsiTheme="minorHAnsi" w:cstheme="minorHAnsi"/>
          <w:iCs/>
          <w:color w:val="000000" w:themeColor="text1"/>
        </w:rPr>
        <w:t>Investigaciones</w:t>
      </w:r>
      <w:proofErr w:type="spellEnd"/>
      <w:r w:rsidRPr="00943272">
        <w:rPr>
          <w:rFonts w:asciiTheme="minorHAnsi" w:hAnsiTheme="minorHAnsi" w:cstheme="minorHAnsi"/>
          <w:iCs/>
          <w:color w:val="000000" w:themeColor="text1"/>
        </w:rPr>
        <w:t xml:space="preserve"> </w:t>
      </w:r>
      <w:proofErr w:type="spellStart"/>
      <w:r w:rsidRPr="00943272">
        <w:rPr>
          <w:rFonts w:asciiTheme="minorHAnsi" w:hAnsiTheme="minorHAnsi" w:cstheme="minorHAnsi"/>
          <w:iCs/>
          <w:color w:val="000000" w:themeColor="text1"/>
        </w:rPr>
        <w:t>Energéticas</w:t>
      </w:r>
      <w:proofErr w:type="spellEnd"/>
      <w:r w:rsidRPr="00943272">
        <w:rPr>
          <w:rFonts w:asciiTheme="minorHAnsi" w:hAnsiTheme="minorHAnsi" w:cstheme="minorHAnsi"/>
          <w:iCs/>
          <w:color w:val="000000" w:themeColor="text1"/>
        </w:rPr>
        <w:t xml:space="preserve">, </w:t>
      </w:r>
      <w:proofErr w:type="spellStart"/>
      <w:r w:rsidRPr="00943272">
        <w:rPr>
          <w:rFonts w:asciiTheme="minorHAnsi" w:hAnsiTheme="minorHAnsi" w:cstheme="minorHAnsi"/>
          <w:iCs/>
          <w:color w:val="000000" w:themeColor="text1"/>
        </w:rPr>
        <w:t>Medioambientales</w:t>
      </w:r>
      <w:proofErr w:type="spellEnd"/>
      <w:r w:rsidRPr="00943272">
        <w:rPr>
          <w:rFonts w:asciiTheme="minorHAnsi" w:hAnsiTheme="minorHAnsi" w:cstheme="minorHAnsi"/>
          <w:iCs/>
          <w:color w:val="000000" w:themeColor="text1"/>
        </w:rPr>
        <w:t xml:space="preserve"> y </w:t>
      </w:r>
      <w:proofErr w:type="spellStart"/>
      <w:r w:rsidRPr="00943272">
        <w:rPr>
          <w:rFonts w:asciiTheme="minorHAnsi" w:hAnsiTheme="minorHAnsi" w:cstheme="minorHAnsi"/>
          <w:iCs/>
          <w:color w:val="000000" w:themeColor="text1"/>
        </w:rPr>
        <w:t>Tecnológicas</w:t>
      </w:r>
      <w:proofErr w:type="spellEnd"/>
      <w:r w:rsidRPr="00943272">
        <w:rPr>
          <w:rFonts w:asciiTheme="minorHAnsi" w:hAnsiTheme="minorHAnsi" w:cstheme="minorHAnsi"/>
          <w:iCs/>
          <w:color w:val="000000" w:themeColor="text1"/>
        </w:rPr>
        <w:t xml:space="preserve">, </w:t>
      </w:r>
      <w:proofErr w:type="spellStart"/>
      <w:r w:rsidRPr="00943272">
        <w:rPr>
          <w:rFonts w:asciiTheme="minorHAnsi" w:hAnsiTheme="minorHAnsi" w:cstheme="minorHAnsi"/>
          <w:iCs/>
          <w:color w:val="000000" w:themeColor="text1"/>
        </w:rPr>
        <w:t>España</w:t>
      </w:r>
      <w:proofErr w:type="spellEnd"/>
    </w:p>
    <w:p w14:paraId="0407B791" w14:textId="77777777" w:rsidR="00943272" w:rsidRDefault="00943272" w:rsidP="00943272">
      <w:pPr>
        <w:numPr>
          <w:ilvl w:val="0"/>
          <w:numId w:val="1"/>
        </w:numPr>
        <w:tabs>
          <w:tab w:val="clear" w:pos="720"/>
          <w:tab w:val="num" w:pos="284"/>
        </w:tabs>
        <w:spacing w:after="0" w:line="240" w:lineRule="auto"/>
        <w:ind w:hanging="720"/>
        <w:jc w:val="both"/>
        <w:rPr>
          <w:rFonts w:eastAsia="Times New Roman" w:cs="Arial"/>
          <w:color w:val="191919"/>
          <w:lang w:val="es-ES" w:eastAsia="en-GB"/>
        </w:rPr>
      </w:pPr>
      <w:r w:rsidRPr="00943272">
        <w:rPr>
          <w:rFonts w:asciiTheme="minorHAnsi" w:hAnsiTheme="minorHAnsi" w:cstheme="minorHAnsi"/>
          <w:iCs/>
          <w:color w:val="000000" w:themeColor="text1"/>
        </w:rPr>
        <w:lastRenderedPageBreak/>
        <w:t xml:space="preserve">CEAM, </w:t>
      </w:r>
      <w:proofErr w:type="spellStart"/>
      <w:r w:rsidRPr="00943272">
        <w:rPr>
          <w:rFonts w:asciiTheme="minorHAnsi" w:hAnsiTheme="minorHAnsi" w:cstheme="minorHAnsi"/>
          <w:iCs/>
          <w:color w:val="000000" w:themeColor="text1"/>
        </w:rPr>
        <w:t>Centro</w:t>
      </w:r>
      <w:proofErr w:type="spellEnd"/>
      <w:r w:rsidRPr="00943272">
        <w:rPr>
          <w:rFonts w:asciiTheme="minorHAnsi" w:hAnsiTheme="minorHAnsi" w:cstheme="minorHAnsi"/>
          <w:iCs/>
          <w:color w:val="000000" w:themeColor="text1"/>
        </w:rPr>
        <w:t xml:space="preserve"> de </w:t>
      </w:r>
      <w:proofErr w:type="spellStart"/>
      <w:r w:rsidRPr="00943272">
        <w:rPr>
          <w:rFonts w:asciiTheme="minorHAnsi" w:hAnsiTheme="minorHAnsi" w:cstheme="minorHAnsi"/>
          <w:iCs/>
          <w:color w:val="000000" w:themeColor="text1"/>
        </w:rPr>
        <w:t>Estudios</w:t>
      </w:r>
      <w:proofErr w:type="spellEnd"/>
      <w:r w:rsidRPr="00943272">
        <w:rPr>
          <w:rFonts w:asciiTheme="minorHAnsi" w:hAnsiTheme="minorHAnsi" w:cstheme="minorHAnsi"/>
          <w:iCs/>
          <w:color w:val="000000" w:themeColor="text1"/>
        </w:rPr>
        <w:t xml:space="preserve"> Ambientales del </w:t>
      </w:r>
      <w:proofErr w:type="spellStart"/>
      <w:r w:rsidRPr="00943272">
        <w:rPr>
          <w:rFonts w:asciiTheme="minorHAnsi" w:hAnsiTheme="minorHAnsi" w:cstheme="minorHAnsi"/>
          <w:iCs/>
          <w:color w:val="000000" w:themeColor="text1"/>
        </w:rPr>
        <w:t>Mediterráneo</w:t>
      </w:r>
      <w:proofErr w:type="spellEnd"/>
      <w:r w:rsidRPr="00943272">
        <w:rPr>
          <w:rFonts w:asciiTheme="minorHAnsi" w:hAnsiTheme="minorHAnsi" w:cstheme="minorHAnsi"/>
          <w:iCs/>
          <w:color w:val="000000" w:themeColor="text1"/>
        </w:rPr>
        <w:t xml:space="preserve">, </w:t>
      </w:r>
      <w:proofErr w:type="spellStart"/>
      <w:r w:rsidRPr="00943272">
        <w:rPr>
          <w:rFonts w:asciiTheme="minorHAnsi" w:hAnsiTheme="minorHAnsi" w:cstheme="minorHAnsi"/>
          <w:iCs/>
          <w:color w:val="000000" w:themeColor="text1"/>
        </w:rPr>
        <w:t>España</w:t>
      </w:r>
      <w:proofErr w:type="spellEnd"/>
    </w:p>
    <w:p w14:paraId="685CB887" w14:textId="77777777" w:rsidR="00943272" w:rsidRDefault="00943272" w:rsidP="00943272">
      <w:pPr>
        <w:numPr>
          <w:ilvl w:val="0"/>
          <w:numId w:val="1"/>
        </w:numPr>
        <w:tabs>
          <w:tab w:val="clear" w:pos="720"/>
          <w:tab w:val="num" w:pos="284"/>
        </w:tabs>
        <w:spacing w:after="0" w:line="240" w:lineRule="auto"/>
        <w:ind w:hanging="720"/>
        <w:jc w:val="both"/>
        <w:rPr>
          <w:rFonts w:eastAsia="Times New Roman" w:cs="Arial"/>
          <w:color w:val="191919"/>
          <w:lang w:val="es-ES" w:eastAsia="en-GB"/>
        </w:rPr>
      </w:pPr>
      <w:r w:rsidRPr="00943272">
        <w:rPr>
          <w:rFonts w:asciiTheme="minorHAnsi" w:hAnsiTheme="minorHAnsi" w:cstheme="minorHAnsi"/>
          <w:iCs/>
          <w:color w:val="000000" w:themeColor="text1"/>
          <w:lang w:val="es-ES"/>
        </w:rPr>
        <w:t>Consejería de Medio Ambiente y Política Territorial, Gobierno Vasco, España</w:t>
      </w:r>
    </w:p>
    <w:p w14:paraId="7DE709E1" w14:textId="77777777" w:rsidR="00943272" w:rsidRDefault="00943272" w:rsidP="00943272">
      <w:pPr>
        <w:numPr>
          <w:ilvl w:val="0"/>
          <w:numId w:val="1"/>
        </w:numPr>
        <w:tabs>
          <w:tab w:val="clear" w:pos="720"/>
          <w:tab w:val="num" w:pos="284"/>
        </w:tabs>
        <w:spacing w:after="0" w:line="240" w:lineRule="auto"/>
        <w:ind w:hanging="720"/>
        <w:jc w:val="both"/>
        <w:rPr>
          <w:rFonts w:eastAsia="Times New Roman" w:cs="Arial"/>
          <w:color w:val="191919"/>
          <w:lang w:val="es-ES" w:eastAsia="en-GB"/>
        </w:rPr>
      </w:pPr>
      <w:proofErr w:type="spellStart"/>
      <w:r w:rsidRPr="00943272">
        <w:rPr>
          <w:rFonts w:asciiTheme="minorHAnsi" w:hAnsiTheme="minorHAnsi" w:cstheme="minorHAnsi"/>
          <w:iCs/>
          <w:color w:val="000000" w:themeColor="text1"/>
        </w:rPr>
        <w:t>Conselleria</w:t>
      </w:r>
      <w:proofErr w:type="spellEnd"/>
      <w:r w:rsidRPr="00943272">
        <w:rPr>
          <w:rFonts w:asciiTheme="minorHAnsi" w:hAnsiTheme="minorHAnsi" w:cstheme="minorHAnsi"/>
          <w:iCs/>
          <w:color w:val="000000" w:themeColor="text1"/>
        </w:rPr>
        <w:t xml:space="preserve"> de Medio </w:t>
      </w:r>
      <w:proofErr w:type="spellStart"/>
      <w:r w:rsidRPr="00943272">
        <w:rPr>
          <w:rFonts w:asciiTheme="minorHAnsi" w:hAnsiTheme="minorHAnsi" w:cstheme="minorHAnsi"/>
          <w:iCs/>
          <w:color w:val="000000" w:themeColor="text1"/>
        </w:rPr>
        <w:t>Ambiente</w:t>
      </w:r>
      <w:proofErr w:type="spellEnd"/>
      <w:r w:rsidRPr="00943272">
        <w:rPr>
          <w:rFonts w:asciiTheme="minorHAnsi" w:hAnsiTheme="minorHAnsi" w:cstheme="minorHAnsi"/>
          <w:iCs/>
          <w:color w:val="000000" w:themeColor="text1"/>
        </w:rPr>
        <w:t xml:space="preserve">, </w:t>
      </w:r>
      <w:proofErr w:type="spellStart"/>
      <w:r w:rsidRPr="00943272">
        <w:rPr>
          <w:rFonts w:asciiTheme="minorHAnsi" w:hAnsiTheme="minorHAnsi" w:cstheme="minorHAnsi"/>
          <w:iCs/>
          <w:color w:val="000000" w:themeColor="text1"/>
        </w:rPr>
        <w:t>Territorio</w:t>
      </w:r>
      <w:proofErr w:type="spellEnd"/>
      <w:r w:rsidRPr="00943272">
        <w:rPr>
          <w:rFonts w:asciiTheme="minorHAnsi" w:hAnsiTheme="minorHAnsi" w:cstheme="minorHAnsi"/>
          <w:iCs/>
          <w:color w:val="000000" w:themeColor="text1"/>
        </w:rPr>
        <w:t xml:space="preserve"> e </w:t>
      </w:r>
      <w:proofErr w:type="spellStart"/>
      <w:r w:rsidRPr="00943272">
        <w:rPr>
          <w:rFonts w:asciiTheme="minorHAnsi" w:hAnsiTheme="minorHAnsi" w:cstheme="minorHAnsi"/>
          <w:iCs/>
          <w:color w:val="000000" w:themeColor="text1"/>
        </w:rPr>
        <w:t>Infraestructuras</w:t>
      </w:r>
      <w:proofErr w:type="spellEnd"/>
      <w:r w:rsidRPr="00943272">
        <w:rPr>
          <w:rFonts w:asciiTheme="minorHAnsi" w:hAnsiTheme="minorHAnsi" w:cstheme="minorHAnsi"/>
          <w:iCs/>
          <w:color w:val="000000" w:themeColor="text1"/>
        </w:rPr>
        <w:t xml:space="preserve">, </w:t>
      </w:r>
      <w:proofErr w:type="spellStart"/>
      <w:r w:rsidRPr="00943272">
        <w:rPr>
          <w:rFonts w:asciiTheme="minorHAnsi" w:hAnsiTheme="minorHAnsi" w:cstheme="minorHAnsi"/>
          <w:iCs/>
          <w:color w:val="000000" w:themeColor="text1"/>
        </w:rPr>
        <w:t>Xunta</w:t>
      </w:r>
      <w:proofErr w:type="spellEnd"/>
      <w:r w:rsidRPr="00943272">
        <w:rPr>
          <w:rFonts w:asciiTheme="minorHAnsi" w:hAnsiTheme="minorHAnsi" w:cstheme="minorHAnsi"/>
          <w:iCs/>
          <w:color w:val="000000" w:themeColor="text1"/>
        </w:rPr>
        <w:t xml:space="preserve"> de </w:t>
      </w:r>
      <w:proofErr w:type="spellStart"/>
      <w:r w:rsidRPr="00943272">
        <w:rPr>
          <w:rFonts w:asciiTheme="minorHAnsi" w:hAnsiTheme="minorHAnsi" w:cstheme="minorHAnsi"/>
          <w:iCs/>
          <w:color w:val="000000" w:themeColor="text1"/>
        </w:rPr>
        <w:t>Galicia</w:t>
      </w:r>
      <w:proofErr w:type="spellEnd"/>
      <w:r w:rsidRPr="00943272">
        <w:rPr>
          <w:rFonts w:asciiTheme="minorHAnsi" w:hAnsiTheme="minorHAnsi" w:cstheme="minorHAnsi"/>
          <w:iCs/>
          <w:color w:val="000000" w:themeColor="text1"/>
        </w:rPr>
        <w:t xml:space="preserve">, </w:t>
      </w:r>
      <w:proofErr w:type="spellStart"/>
      <w:r w:rsidRPr="00943272">
        <w:rPr>
          <w:rFonts w:asciiTheme="minorHAnsi" w:hAnsiTheme="minorHAnsi" w:cstheme="minorHAnsi"/>
          <w:iCs/>
          <w:color w:val="000000" w:themeColor="text1"/>
        </w:rPr>
        <w:t>España</w:t>
      </w:r>
      <w:proofErr w:type="spellEnd"/>
    </w:p>
    <w:p w14:paraId="4D33AE4D" w14:textId="77777777" w:rsidR="00943272" w:rsidRDefault="00943272" w:rsidP="00943272">
      <w:pPr>
        <w:numPr>
          <w:ilvl w:val="0"/>
          <w:numId w:val="1"/>
        </w:numPr>
        <w:tabs>
          <w:tab w:val="clear" w:pos="720"/>
          <w:tab w:val="num" w:pos="284"/>
        </w:tabs>
        <w:spacing w:after="0" w:line="240" w:lineRule="auto"/>
        <w:ind w:hanging="720"/>
        <w:jc w:val="both"/>
        <w:rPr>
          <w:rFonts w:eastAsia="Times New Roman" w:cs="Arial"/>
          <w:color w:val="191919"/>
          <w:lang w:val="es-ES" w:eastAsia="en-GB"/>
        </w:rPr>
      </w:pPr>
      <w:r w:rsidRPr="00943272">
        <w:rPr>
          <w:rFonts w:asciiTheme="minorHAnsi" w:hAnsiTheme="minorHAnsi" w:cstheme="minorHAnsi"/>
          <w:iCs/>
          <w:color w:val="000000" w:themeColor="text1"/>
          <w:lang w:val="en-US"/>
        </w:rPr>
        <w:t xml:space="preserve">CNRCOP, Centro Nacional de Re </w:t>
      </w:r>
      <w:proofErr w:type="spellStart"/>
      <w:r w:rsidRPr="00943272">
        <w:rPr>
          <w:rFonts w:asciiTheme="minorHAnsi" w:hAnsiTheme="minorHAnsi" w:cstheme="minorHAnsi"/>
          <w:iCs/>
          <w:color w:val="000000" w:themeColor="text1"/>
          <w:lang w:val="en-US"/>
        </w:rPr>
        <w:t>ferencia</w:t>
      </w:r>
      <w:proofErr w:type="spellEnd"/>
      <w:r w:rsidRPr="00943272">
        <w:rPr>
          <w:rFonts w:asciiTheme="minorHAnsi" w:hAnsiTheme="minorHAnsi" w:cstheme="minorHAnsi"/>
          <w:iCs/>
          <w:color w:val="000000" w:themeColor="text1"/>
          <w:lang w:val="en-US"/>
        </w:rPr>
        <w:t xml:space="preserve"> </w:t>
      </w:r>
      <w:proofErr w:type="spellStart"/>
      <w:r w:rsidRPr="00943272">
        <w:rPr>
          <w:rFonts w:asciiTheme="minorHAnsi" w:hAnsiTheme="minorHAnsi" w:cstheme="minorHAnsi"/>
          <w:iCs/>
          <w:color w:val="000000" w:themeColor="text1"/>
          <w:lang w:val="en-US"/>
        </w:rPr>
        <w:t>sobre</w:t>
      </w:r>
      <w:proofErr w:type="spellEnd"/>
      <w:r w:rsidRPr="00943272">
        <w:rPr>
          <w:rFonts w:asciiTheme="minorHAnsi" w:hAnsiTheme="minorHAnsi" w:cstheme="minorHAnsi"/>
          <w:iCs/>
          <w:color w:val="000000" w:themeColor="text1"/>
          <w:lang w:val="en-US"/>
        </w:rPr>
        <w:t xml:space="preserve"> </w:t>
      </w:r>
      <w:proofErr w:type="spellStart"/>
      <w:r w:rsidRPr="00943272">
        <w:rPr>
          <w:rFonts w:asciiTheme="minorHAnsi" w:hAnsiTheme="minorHAnsi" w:cstheme="minorHAnsi"/>
          <w:iCs/>
          <w:color w:val="000000" w:themeColor="text1"/>
          <w:lang w:val="en-US"/>
        </w:rPr>
        <w:t>Contaminantes</w:t>
      </w:r>
      <w:proofErr w:type="spellEnd"/>
      <w:r w:rsidRPr="00943272">
        <w:rPr>
          <w:rFonts w:asciiTheme="minorHAnsi" w:hAnsiTheme="minorHAnsi" w:cstheme="minorHAnsi"/>
          <w:iCs/>
          <w:color w:val="000000" w:themeColor="text1"/>
          <w:lang w:val="en-US"/>
        </w:rPr>
        <w:t xml:space="preserve"> </w:t>
      </w:r>
      <w:proofErr w:type="spellStart"/>
      <w:r w:rsidRPr="00943272">
        <w:rPr>
          <w:rFonts w:asciiTheme="minorHAnsi" w:hAnsiTheme="minorHAnsi" w:cstheme="minorHAnsi"/>
          <w:iCs/>
          <w:color w:val="000000" w:themeColor="text1"/>
          <w:lang w:val="en-US"/>
        </w:rPr>
        <w:t>Orgánicos</w:t>
      </w:r>
      <w:proofErr w:type="spellEnd"/>
      <w:r w:rsidRPr="00943272">
        <w:rPr>
          <w:rFonts w:asciiTheme="minorHAnsi" w:hAnsiTheme="minorHAnsi" w:cstheme="minorHAnsi"/>
          <w:iCs/>
          <w:color w:val="000000" w:themeColor="text1"/>
          <w:lang w:val="en-US"/>
        </w:rPr>
        <w:t xml:space="preserve"> </w:t>
      </w:r>
      <w:proofErr w:type="spellStart"/>
      <w:r w:rsidRPr="00943272">
        <w:rPr>
          <w:rFonts w:asciiTheme="minorHAnsi" w:hAnsiTheme="minorHAnsi" w:cstheme="minorHAnsi"/>
          <w:iCs/>
          <w:color w:val="000000" w:themeColor="text1"/>
          <w:lang w:val="en-US"/>
        </w:rPr>
        <w:t>Persistentes</w:t>
      </w:r>
      <w:proofErr w:type="spellEnd"/>
      <w:r w:rsidRPr="00943272">
        <w:rPr>
          <w:rFonts w:asciiTheme="minorHAnsi" w:hAnsiTheme="minorHAnsi" w:cstheme="minorHAnsi"/>
          <w:iCs/>
          <w:color w:val="000000" w:themeColor="text1"/>
          <w:lang w:val="en-US"/>
        </w:rPr>
        <w:t xml:space="preserve">, </w:t>
      </w:r>
      <w:proofErr w:type="spellStart"/>
      <w:r w:rsidRPr="00943272">
        <w:rPr>
          <w:rFonts w:asciiTheme="minorHAnsi" w:hAnsiTheme="minorHAnsi" w:cstheme="minorHAnsi"/>
          <w:iCs/>
          <w:color w:val="000000" w:themeColor="text1"/>
          <w:lang w:val="en-US"/>
        </w:rPr>
        <w:t>España</w:t>
      </w:r>
      <w:proofErr w:type="spellEnd"/>
    </w:p>
    <w:p w14:paraId="73597BAF" w14:textId="0E938A77" w:rsidR="00943272" w:rsidRPr="00943272" w:rsidRDefault="00943272" w:rsidP="00943272">
      <w:pPr>
        <w:numPr>
          <w:ilvl w:val="0"/>
          <w:numId w:val="1"/>
        </w:numPr>
        <w:tabs>
          <w:tab w:val="clear" w:pos="720"/>
          <w:tab w:val="num" w:pos="284"/>
        </w:tabs>
        <w:spacing w:after="0" w:line="240" w:lineRule="auto"/>
        <w:ind w:hanging="720"/>
        <w:jc w:val="both"/>
        <w:rPr>
          <w:rFonts w:eastAsia="Times New Roman" w:cs="Arial"/>
          <w:color w:val="191919"/>
          <w:lang w:val="es-ES" w:eastAsia="en-GB"/>
        </w:rPr>
      </w:pPr>
      <w:r w:rsidRPr="00943272">
        <w:rPr>
          <w:rFonts w:asciiTheme="minorHAnsi" w:hAnsiTheme="minorHAnsi" w:cstheme="minorHAnsi"/>
          <w:iCs/>
          <w:color w:val="000000" w:themeColor="text1"/>
        </w:rPr>
        <w:t xml:space="preserve">MAZ, </w:t>
      </w:r>
      <w:proofErr w:type="spellStart"/>
      <w:r w:rsidRPr="00943272">
        <w:rPr>
          <w:rFonts w:asciiTheme="minorHAnsi" w:hAnsiTheme="minorHAnsi" w:cstheme="minorHAnsi"/>
          <w:iCs/>
          <w:color w:val="000000" w:themeColor="text1"/>
        </w:rPr>
        <w:t>Sociedad</w:t>
      </w:r>
      <w:proofErr w:type="spellEnd"/>
      <w:r w:rsidRPr="00943272">
        <w:rPr>
          <w:rFonts w:asciiTheme="minorHAnsi" w:hAnsiTheme="minorHAnsi" w:cstheme="minorHAnsi"/>
          <w:iCs/>
          <w:color w:val="000000" w:themeColor="text1"/>
        </w:rPr>
        <w:t xml:space="preserve"> de Prevención Zaragoza, </w:t>
      </w:r>
      <w:proofErr w:type="spellStart"/>
      <w:r w:rsidRPr="00943272">
        <w:rPr>
          <w:rFonts w:asciiTheme="minorHAnsi" w:hAnsiTheme="minorHAnsi" w:cstheme="minorHAnsi"/>
          <w:iCs/>
          <w:color w:val="000000" w:themeColor="text1"/>
        </w:rPr>
        <w:t>España</w:t>
      </w:r>
      <w:proofErr w:type="spellEnd"/>
    </w:p>
    <w:p w14:paraId="329CEBD7" w14:textId="516C8234" w:rsidR="003D469F" w:rsidRPr="00CA0D2E" w:rsidRDefault="003D469F" w:rsidP="00CC5961">
      <w:pPr>
        <w:numPr>
          <w:ilvl w:val="0"/>
          <w:numId w:val="1"/>
        </w:numPr>
        <w:shd w:val="clear" w:color="auto" w:fill="FFFFFF"/>
        <w:tabs>
          <w:tab w:val="clear" w:pos="720"/>
          <w:tab w:val="num" w:pos="284"/>
        </w:tabs>
        <w:spacing w:after="0" w:line="240" w:lineRule="auto"/>
        <w:ind w:hanging="720"/>
        <w:jc w:val="both"/>
        <w:rPr>
          <w:rFonts w:eastAsia="Times New Roman" w:cs="Arial"/>
          <w:color w:val="000000" w:themeColor="text1"/>
          <w:lang w:val="en-GB" w:eastAsia="en-GB"/>
        </w:rPr>
      </w:pPr>
      <w:r w:rsidRPr="00CA0D2E">
        <w:rPr>
          <w:rFonts w:eastAsia="Times New Roman" w:cs="Arial"/>
          <w:color w:val="000000" w:themeColor="text1"/>
          <w:lang w:val="en-GB" w:eastAsia="en-GB"/>
        </w:rPr>
        <w:t>Free University of Berlin, Germany</w:t>
      </w:r>
    </w:p>
    <w:p w14:paraId="1764FE9B" w14:textId="77777777" w:rsidR="003D469F" w:rsidRPr="001D20E6" w:rsidRDefault="003D469F" w:rsidP="00CC5961">
      <w:pPr>
        <w:numPr>
          <w:ilvl w:val="0"/>
          <w:numId w:val="1"/>
        </w:numPr>
        <w:shd w:val="clear" w:color="auto" w:fill="FFFFFF"/>
        <w:tabs>
          <w:tab w:val="clear" w:pos="720"/>
          <w:tab w:val="num" w:pos="284"/>
        </w:tabs>
        <w:spacing w:after="0" w:line="240" w:lineRule="auto"/>
        <w:ind w:hanging="720"/>
        <w:jc w:val="both"/>
        <w:rPr>
          <w:rFonts w:eastAsia="Times New Roman" w:cs="Arial"/>
          <w:color w:val="000000" w:themeColor="text1"/>
          <w:lang w:val="en-GB" w:eastAsia="en-GB"/>
        </w:rPr>
      </w:pPr>
      <w:proofErr w:type="spellStart"/>
      <w:r w:rsidRPr="001D20E6">
        <w:rPr>
          <w:rFonts w:eastAsia="Times New Roman" w:cs="Arial"/>
          <w:color w:val="000000" w:themeColor="text1"/>
          <w:lang w:val="en-GB" w:eastAsia="en-GB"/>
        </w:rPr>
        <w:t>GreenTox</w:t>
      </w:r>
      <w:proofErr w:type="spellEnd"/>
      <w:r w:rsidRPr="001D20E6">
        <w:rPr>
          <w:rFonts w:eastAsia="Times New Roman" w:cs="Arial"/>
          <w:color w:val="000000" w:themeColor="text1"/>
          <w:lang w:val="en-GB" w:eastAsia="en-GB"/>
        </w:rPr>
        <w:t>, Switzerland</w:t>
      </w:r>
    </w:p>
    <w:p w14:paraId="3D4B6B47" w14:textId="43B16CBC" w:rsidR="003D469F" w:rsidRDefault="003D469F" w:rsidP="00CC5961">
      <w:pPr>
        <w:numPr>
          <w:ilvl w:val="0"/>
          <w:numId w:val="1"/>
        </w:numPr>
        <w:shd w:val="clear" w:color="auto" w:fill="FFFFFF"/>
        <w:tabs>
          <w:tab w:val="clear" w:pos="720"/>
          <w:tab w:val="num" w:pos="284"/>
        </w:tabs>
        <w:spacing w:after="0" w:line="240" w:lineRule="auto"/>
        <w:ind w:hanging="720"/>
        <w:jc w:val="both"/>
        <w:rPr>
          <w:rFonts w:eastAsia="Times New Roman" w:cs="Arial"/>
          <w:color w:val="000000" w:themeColor="text1"/>
          <w:lang w:val="en-GB" w:eastAsia="en-GB"/>
        </w:rPr>
      </w:pPr>
      <w:r w:rsidRPr="001D20E6">
        <w:rPr>
          <w:rFonts w:eastAsia="Times New Roman" w:cs="Arial"/>
          <w:color w:val="000000" w:themeColor="text1"/>
          <w:lang w:val="en-GB" w:eastAsia="en-GB"/>
        </w:rPr>
        <w:t xml:space="preserve">Orion </w:t>
      </w:r>
      <w:proofErr w:type="spellStart"/>
      <w:r w:rsidRPr="001D20E6">
        <w:rPr>
          <w:rFonts w:eastAsia="Times New Roman" w:cs="Arial"/>
          <w:color w:val="000000" w:themeColor="text1"/>
          <w:lang w:val="en-GB" w:eastAsia="en-GB"/>
        </w:rPr>
        <w:t>b.v.</w:t>
      </w:r>
      <w:proofErr w:type="spellEnd"/>
      <w:r w:rsidRPr="001D20E6">
        <w:rPr>
          <w:rFonts w:eastAsia="Times New Roman" w:cs="Arial"/>
          <w:color w:val="000000" w:themeColor="text1"/>
          <w:lang w:val="en-GB" w:eastAsia="en-GB"/>
        </w:rPr>
        <w:t>, The Netherlands</w:t>
      </w:r>
    </w:p>
    <w:p w14:paraId="08A54C7B" w14:textId="47963ADA" w:rsidR="00943272" w:rsidRPr="001D20E6" w:rsidRDefault="00943272" w:rsidP="00CC5961">
      <w:pPr>
        <w:numPr>
          <w:ilvl w:val="0"/>
          <w:numId w:val="1"/>
        </w:numPr>
        <w:shd w:val="clear" w:color="auto" w:fill="FFFFFF"/>
        <w:tabs>
          <w:tab w:val="clear" w:pos="720"/>
          <w:tab w:val="num" w:pos="284"/>
        </w:tabs>
        <w:spacing w:after="0" w:line="240" w:lineRule="auto"/>
        <w:ind w:hanging="720"/>
        <w:jc w:val="both"/>
        <w:rPr>
          <w:rFonts w:eastAsia="Times New Roman" w:cs="Arial"/>
          <w:color w:val="000000" w:themeColor="text1"/>
          <w:lang w:val="en-GB" w:eastAsia="en-GB"/>
        </w:rPr>
      </w:pPr>
      <w:r w:rsidRPr="00943272">
        <w:rPr>
          <w:rFonts w:eastAsia="Times New Roman" w:cs="Arial"/>
          <w:color w:val="000000" w:themeColor="text1"/>
          <w:lang w:val="en-GB" w:eastAsia="en-GB"/>
        </w:rPr>
        <w:t>Alternate Resource Partners (ARP</w:t>
      </w:r>
      <w:r>
        <w:rPr>
          <w:rFonts w:eastAsia="Times New Roman" w:cs="Arial"/>
          <w:color w:val="000000" w:themeColor="text1"/>
          <w:lang w:val="en-GB" w:eastAsia="en-GB"/>
        </w:rPr>
        <w:t>), The Netherlands</w:t>
      </w:r>
    </w:p>
    <w:p w14:paraId="115F5032" w14:textId="77777777" w:rsidR="003D469F" w:rsidRPr="001D20E6" w:rsidRDefault="003D469F" w:rsidP="00CC5961">
      <w:pPr>
        <w:numPr>
          <w:ilvl w:val="0"/>
          <w:numId w:val="1"/>
        </w:numPr>
        <w:shd w:val="clear" w:color="auto" w:fill="FFFFFF"/>
        <w:tabs>
          <w:tab w:val="clear" w:pos="720"/>
          <w:tab w:val="num" w:pos="284"/>
        </w:tabs>
        <w:spacing w:after="0" w:line="240" w:lineRule="auto"/>
        <w:ind w:hanging="720"/>
        <w:jc w:val="both"/>
        <w:rPr>
          <w:rFonts w:eastAsia="Times New Roman" w:cs="Arial"/>
          <w:color w:val="000000" w:themeColor="text1"/>
          <w:lang w:val="en-GB" w:eastAsia="en-GB"/>
        </w:rPr>
      </w:pPr>
      <w:r w:rsidRPr="001D20E6">
        <w:rPr>
          <w:rFonts w:eastAsia="Times New Roman" w:cs="Arial"/>
          <w:color w:val="000000" w:themeColor="text1"/>
          <w:lang w:val="en-GB" w:eastAsia="en-GB"/>
        </w:rPr>
        <w:t>POPs Environmental Consulting, Germany</w:t>
      </w:r>
    </w:p>
    <w:p w14:paraId="08E9DE60" w14:textId="0B7EE2E0" w:rsidR="002B633B" w:rsidRDefault="003D469F" w:rsidP="00344B5B">
      <w:pPr>
        <w:numPr>
          <w:ilvl w:val="0"/>
          <w:numId w:val="1"/>
        </w:numPr>
        <w:shd w:val="clear" w:color="auto" w:fill="FFFFFF"/>
        <w:tabs>
          <w:tab w:val="clear" w:pos="720"/>
          <w:tab w:val="num" w:pos="284"/>
        </w:tabs>
        <w:spacing w:after="0" w:line="240" w:lineRule="auto"/>
        <w:ind w:hanging="720"/>
        <w:jc w:val="both"/>
        <w:rPr>
          <w:rFonts w:eastAsia="Times New Roman" w:cs="Arial"/>
          <w:color w:val="000000" w:themeColor="text1"/>
          <w:lang w:val="nl-NL" w:eastAsia="en-GB"/>
        </w:rPr>
      </w:pPr>
      <w:r w:rsidRPr="001D20E6">
        <w:rPr>
          <w:rFonts w:eastAsia="Times New Roman" w:cs="Arial"/>
          <w:color w:val="000000" w:themeColor="text1"/>
          <w:lang w:val="nl-NL" w:eastAsia="en-GB"/>
        </w:rPr>
        <w:t xml:space="preserve">Tauw, The Netherlands </w:t>
      </w:r>
    </w:p>
    <w:p w14:paraId="758D4BC4" w14:textId="044B6002" w:rsidR="000F2CD6" w:rsidRPr="00943272" w:rsidRDefault="000F2CD6" w:rsidP="00A0756C">
      <w:pPr>
        <w:numPr>
          <w:ilvl w:val="0"/>
          <w:numId w:val="1"/>
        </w:numPr>
        <w:shd w:val="clear" w:color="auto" w:fill="FFFFFF"/>
        <w:tabs>
          <w:tab w:val="clear" w:pos="720"/>
          <w:tab w:val="num" w:pos="284"/>
        </w:tabs>
        <w:spacing w:after="0" w:line="240" w:lineRule="auto"/>
        <w:ind w:hanging="720"/>
        <w:jc w:val="both"/>
        <w:rPr>
          <w:rFonts w:eastAsia="Times New Roman" w:cs="Arial"/>
          <w:i/>
          <w:iCs/>
          <w:color w:val="000000" w:themeColor="text1"/>
          <w:lang w:val="en-US" w:eastAsia="en-GB"/>
        </w:rPr>
      </w:pPr>
      <w:r w:rsidRPr="00943272">
        <w:rPr>
          <w:rFonts w:eastAsia="Times New Roman" w:cs="Arial"/>
          <w:i/>
          <w:iCs/>
          <w:color w:val="000000" w:themeColor="text1"/>
          <w:lang w:val="en-US" w:eastAsia="en-GB"/>
        </w:rPr>
        <w:t xml:space="preserve">Universidad </w:t>
      </w:r>
      <w:proofErr w:type="spellStart"/>
      <w:r w:rsidRPr="00943272">
        <w:rPr>
          <w:rFonts w:eastAsia="Times New Roman" w:cs="Arial"/>
          <w:i/>
          <w:iCs/>
          <w:color w:val="000000" w:themeColor="text1"/>
          <w:lang w:val="en-US" w:eastAsia="en-GB"/>
        </w:rPr>
        <w:t>Complutense</w:t>
      </w:r>
      <w:proofErr w:type="spellEnd"/>
      <w:r w:rsidRPr="00943272">
        <w:rPr>
          <w:rFonts w:eastAsia="Times New Roman" w:cs="Arial"/>
          <w:i/>
          <w:iCs/>
          <w:color w:val="000000" w:themeColor="text1"/>
          <w:lang w:val="en-US" w:eastAsia="en-GB"/>
        </w:rPr>
        <w:t xml:space="preserve"> de Madrid, Spain</w:t>
      </w:r>
      <w:r w:rsidR="00943272" w:rsidRPr="00943272">
        <w:rPr>
          <w:rFonts w:eastAsia="Times New Roman" w:cs="Arial"/>
          <w:i/>
          <w:iCs/>
          <w:color w:val="000000" w:themeColor="text1"/>
          <w:lang w:val="en-US" w:eastAsia="en-GB"/>
        </w:rPr>
        <w:t xml:space="preserve"> </w:t>
      </w:r>
      <w:r w:rsidR="00383B5D">
        <w:rPr>
          <w:rFonts w:eastAsia="Times New Roman" w:cs="Arial"/>
          <w:i/>
          <w:iCs/>
          <w:color w:val="000000" w:themeColor="text1"/>
          <w:lang w:val="en-US" w:eastAsia="en-GB"/>
        </w:rPr>
        <w:t>-&gt;</w:t>
      </w:r>
      <w:r w:rsidR="00943272" w:rsidRPr="00943272">
        <w:rPr>
          <w:rFonts w:eastAsia="Times New Roman" w:cs="Arial"/>
          <w:i/>
          <w:iCs/>
          <w:color w:val="000000" w:themeColor="text1"/>
          <w:lang w:val="en-US" w:eastAsia="en-GB"/>
        </w:rPr>
        <w:t xml:space="preserve"> </w:t>
      </w:r>
      <w:r w:rsidR="00383B5D" w:rsidRPr="00943272">
        <w:rPr>
          <w:rFonts w:eastAsia="Times New Roman" w:cs="Arial"/>
          <w:i/>
          <w:iCs/>
          <w:color w:val="000000" w:themeColor="text1"/>
          <w:highlight w:val="yellow"/>
          <w:lang w:val="en-US" w:eastAsia="en-GB"/>
        </w:rPr>
        <w:t>Elena/Alicia</w:t>
      </w:r>
      <w:r w:rsidR="00383B5D">
        <w:rPr>
          <w:rFonts w:eastAsia="Times New Roman" w:cs="Arial"/>
          <w:i/>
          <w:iCs/>
          <w:color w:val="000000" w:themeColor="text1"/>
          <w:highlight w:val="yellow"/>
          <w:lang w:val="en-US" w:eastAsia="en-GB"/>
        </w:rPr>
        <w:t xml:space="preserve">: </w:t>
      </w:r>
      <w:r w:rsidR="00943272" w:rsidRPr="00943272">
        <w:rPr>
          <w:rFonts w:eastAsia="Times New Roman" w:cs="Arial"/>
          <w:i/>
          <w:iCs/>
          <w:color w:val="000000" w:themeColor="text1"/>
          <w:highlight w:val="yellow"/>
          <w:lang w:val="en-US" w:eastAsia="en-GB"/>
        </w:rPr>
        <w:t>I think should be included- What do you think?</w:t>
      </w:r>
    </w:p>
    <w:p w14:paraId="4D64B176" w14:textId="0EE9853B" w:rsidR="00943272" w:rsidRDefault="000F2CD6" w:rsidP="00943272">
      <w:pPr>
        <w:numPr>
          <w:ilvl w:val="0"/>
          <w:numId w:val="1"/>
        </w:numPr>
        <w:shd w:val="clear" w:color="auto" w:fill="FFFFFF"/>
        <w:tabs>
          <w:tab w:val="clear" w:pos="720"/>
          <w:tab w:val="num" w:pos="284"/>
        </w:tabs>
        <w:spacing w:after="0" w:line="240" w:lineRule="auto"/>
        <w:ind w:hanging="720"/>
        <w:jc w:val="both"/>
        <w:rPr>
          <w:rFonts w:eastAsia="Times New Roman" w:cs="Arial"/>
          <w:i/>
          <w:iCs/>
          <w:color w:val="000000" w:themeColor="text1"/>
          <w:lang w:val="en-US" w:eastAsia="en-GB"/>
        </w:rPr>
      </w:pPr>
      <w:r w:rsidRPr="00943272">
        <w:rPr>
          <w:rFonts w:eastAsia="Times New Roman" w:cs="Arial"/>
          <w:i/>
          <w:iCs/>
          <w:color w:val="000000" w:themeColor="text1"/>
          <w:lang w:val="en-US" w:eastAsia="en-GB"/>
        </w:rPr>
        <w:t>University of Stuttgart, Germany</w:t>
      </w:r>
      <w:r w:rsidR="00943272" w:rsidRPr="00943272">
        <w:rPr>
          <w:rFonts w:eastAsia="Times New Roman" w:cs="Arial"/>
          <w:i/>
          <w:iCs/>
          <w:color w:val="000000" w:themeColor="text1"/>
          <w:lang w:val="en-US" w:eastAsia="en-GB"/>
        </w:rPr>
        <w:t xml:space="preserve">- </w:t>
      </w:r>
      <w:r w:rsidR="00383B5D" w:rsidRPr="00383B5D">
        <w:rPr>
          <w:rFonts w:eastAsia="Times New Roman" w:cs="Arial"/>
          <w:i/>
          <w:iCs/>
          <w:color w:val="000000" w:themeColor="text1"/>
          <w:lang w:val="en-US" w:eastAsia="en-GB"/>
        </w:rPr>
        <w:sym w:font="Wingdings" w:char="F0E0"/>
      </w:r>
      <w:r w:rsidR="00383B5D">
        <w:rPr>
          <w:rFonts w:eastAsia="Times New Roman" w:cs="Arial"/>
          <w:i/>
          <w:iCs/>
          <w:color w:val="000000" w:themeColor="text1"/>
          <w:lang w:val="en-US" w:eastAsia="en-GB"/>
        </w:rPr>
        <w:t xml:space="preserve"> Elena/Alicia, </w:t>
      </w:r>
      <w:r w:rsidR="00943272">
        <w:rPr>
          <w:rFonts w:eastAsia="Times New Roman" w:cs="Arial"/>
          <w:i/>
          <w:iCs/>
          <w:color w:val="000000" w:themeColor="text1"/>
          <w:highlight w:val="yellow"/>
          <w:lang w:val="en-US" w:eastAsia="en-GB"/>
        </w:rPr>
        <w:t>I am not sure that they</w:t>
      </w:r>
      <w:r w:rsidR="00943272" w:rsidRPr="00943272">
        <w:rPr>
          <w:rFonts w:eastAsia="Times New Roman" w:cs="Arial"/>
          <w:i/>
          <w:iCs/>
          <w:color w:val="000000" w:themeColor="text1"/>
          <w:highlight w:val="yellow"/>
          <w:lang w:val="en-US" w:eastAsia="en-GB"/>
        </w:rPr>
        <w:t xml:space="preserve"> as co-organizers-Elena</w:t>
      </w:r>
      <w:r w:rsidR="00943272">
        <w:rPr>
          <w:rFonts w:eastAsia="Times New Roman" w:cs="Arial"/>
          <w:i/>
          <w:iCs/>
          <w:color w:val="000000" w:themeColor="text1"/>
          <w:highlight w:val="yellow"/>
          <w:lang w:val="en-US" w:eastAsia="en-GB"/>
        </w:rPr>
        <w:t>/Alicia -they will not join</w:t>
      </w:r>
      <w:r w:rsidR="00943272" w:rsidRPr="00943272">
        <w:rPr>
          <w:rFonts w:eastAsia="Times New Roman" w:cs="Arial"/>
          <w:i/>
          <w:iCs/>
          <w:color w:val="000000" w:themeColor="text1"/>
          <w:highlight w:val="yellow"/>
          <w:lang w:val="en-US" w:eastAsia="en-GB"/>
        </w:rPr>
        <w:t xml:space="preserve"> </w:t>
      </w:r>
      <w:r w:rsidR="00137163">
        <w:rPr>
          <w:rFonts w:eastAsia="Times New Roman" w:cs="Arial"/>
          <w:i/>
          <w:iCs/>
          <w:color w:val="000000" w:themeColor="text1"/>
          <w:lang w:val="en-US" w:eastAsia="en-GB"/>
        </w:rPr>
        <w:t>and have finished the project in June 2022-</w:t>
      </w:r>
    </w:p>
    <w:p w14:paraId="7352E8EC" w14:textId="77777777" w:rsidR="00943272" w:rsidRPr="00943272" w:rsidRDefault="00943272" w:rsidP="00943272">
      <w:pPr>
        <w:numPr>
          <w:ilvl w:val="0"/>
          <w:numId w:val="1"/>
        </w:numPr>
        <w:shd w:val="clear" w:color="auto" w:fill="FFFFFF"/>
        <w:tabs>
          <w:tab w:val="clear" w:pos="720"/>
          <w:tab w:val="num" w:pos="284"/>
        </w:tabs>
        <w:spacing w:after="0" w:line="240" w:lineRule="auto"/>
        <w:ind w:hanging="720"/>
        <w:jc w:val="both"/>
        <w:rPr>
          <w:rFonts w:asciiTheme="minorHAnsi" w:eastAsia="Times New Roman" w:hAnsiTheme="minorHAnsi" w:cstheme="minorHAnsi"/>
          <w:i/>
          <w:iCs/>
          <w:lang w:val="en-US" w:eastAsia="en-GB"/>
        </w:rPr>
      </w:pPr>
      <w:r w:rsidRPr="00943272">
        <w:rPr>
          <w:rFonts w:asciiTheme="minorHAnsi" w:hAnsiTheme="minorHAnsi" w:cstheme="minorHAnsi"/>
          <w:iCs/>
        </w:rPr>
        <w:t xml:space="preserve">FCC </w:t>
      </w:r>
      <w:proofErr w:type="spellStart"/>
      <w:r w:rsidRPr="00943272">
        <w:rPr>
          <w:rFonts w:asciiTheme="minorHAnsi" w:hAnsiTheme="minorHAnsi" w:cstheme="minorHAnsi"/>
          <w:iCs/>
        </w:rPr>
        <w:t>Ambito</w:t>
      </w:r>
      <w:proofErr w:type="spellEnd"/>
      <w:r w:rsidRPr="00943272">
        <w:rPr>
          <w:rFonts w:asciiTheme="minorHAnsi" w:hAnsiTheme="minorHAnsi" w:cstheme="minorHAnsi"/>
          <w:iCs/>
        </w:rPr>
        <w:t xml:space="preserve"> S.A., </w:t>
      </w:r>
      <w:proofErr w:type="spellStart"/>
      <w:r w:rsidRPr="00943272">
        <w:rPr>
          <w:rFonts w:asciiTheme="minorHAnsi" w:hAnsiTheme="minorHAnsi" w:cstheme="minorHAnsi"/>
          <w:iCs/>
        </w:rPr>
        <w:t>España</w:t>
      </w:r>
      <w:proofErr w:type="spellEnd"/>
    </w:p>
    <w:p w14:paraId="521A4419" w14:textId="345BDABF" w:rsidR="00943272" w:rsidRPr="00FC3952" w:rsidRDefault="00943272" w:rsidP="00943272">
      <w:pPr>
        <w:numPr>
          <w:ilvl w:val="0"/>
          <w:numId w:val="1"/>
        </w:numPr>
        <w:shd w:val="clear" w:color="auto" w:fill="FFFFFF"/>
        <w:tabs>
          <w:tab w:val="clear" w:pos="720"/>
          <w:tab w:val="num" w:pos="284"/>
        </w:tabs>
        <w:spacing w:after="0" w:line="240" w:lineRule="auto"/>
        <w:ind w:hanging="720"/>
        <w:jc w:val="both"/>
        <w:rPr>
          <w:rFonts w:asciiTheme="minorHAnsi" w:eastAsia="Times New Roman" w:hAnsiTheme="minorHAnsi" w:cstheme="minorHAnsi"/>
          <w:i/>
          <w:iCs/>
          <w:lang w:val="en-US" w:eastAsia="en-GB"/>
        </w:rPr>
      </w:pPr>
      <w:proofErr w:type="spellStart"/>
      <w:r w:rsidRPr="00943272">
        <w:rPr>
          <w:rFonts w:asciiTheme="minorHAnsi" w:hAnsiTheme="minorHAnsi" w:cstheme="minorHAnsi"/>
          <w:iCs/>
          <w:lang w:val="en-US"/>
        </w:rPr>
        <w:t>Adiego</w:t>
      </w:r>
      <w:proofErr w:type="spellEnd"/>
      <w:r w:rsidRPr="00943272">
        <w:rPr>
          <w:rFonts w:asciiTheme="minorHAnsi" w:hAnsiTheme="minorHAnsi" w:cstheme="minorHAnsi"/>
          <w:iCs/>
          <w:lang w:val="en-US"/>
        </w:rPr>
        <w:t xml:space="preserve"> </w:t>
      </w:r>
      <w:proofErr w:type="spellStart"/>
      <w:r w:rsidRPr="00943272">
        <w:rPr>
          <w:rFonts w:asciiTheme="minorHAnsi" w:hAnsiTheme="minorHAnsi" w:cstheme="minorHAnsi"/>
          <w:iCs/>
          <w:lang w:val="en-US"/>
        </w:rPr>
        <w:t>Hnos</w:t>
      </w:r>
      <w:proofErr w:type="spellEnd"/>
      <w:r w:rsidRPr="00943272">
        <w:rPr>
          <w:rFonts w:asciiTheme="minorHAnsi" w:hAnsiTheme="minorHAnsi" w:cstheme="minorHAnsi"/>
          <w:iCs/>
          <w:lang w:val="en-US"/>
        </w:rPr>
        <w:t xml:space="preserve">. S. A., </w:t>
      </w:r>
      <w:proofErr w:type="spellStart"/>
      <w:r w:rsidRPr="00943272">
        <w:rPr>
          <w:rFonts w:asciiTheme="minorHAnsi" w:hAnsiTheme="minorHAnsi" w:cstheme="minorHAnsi"/>
          <w:iCs/>
          <w:lang w:val="en-US"/>
        </w:rPr>
        <w:t>España</w:t>
      </w:r>
      <w:proofErr w:type="spellEnd"/>
    </w:p>
    <w:p w14:paraId="42E3A84E" w14:textId="678A2565" w:rsidR="00FC3952" w:rsidRPr="00FC3952" w:rsidRDefault="00FC3952" w:rsidP="00943272">
      <w:pPr>
        <w:numPr>
          <w:ilvl w:val="0"/>
          <w:numId w:val="1"/>
        </w:numPr>
        <w:shd w:val="clear" w:color="auto" w:fill="FFFFFF"/>
        <w:tabs>
          <w:tab w:val="clear" w:pos="720"/>
          <w:tab w:val="num" w:pos="284"/>
        </w:tabs>
        <w:spacing w:after="0" w:line="240" w:lineRule="auto"/>
        <w:ind w:hanging="720"/>
        <w:jc w:val="both"/>
        <w:rPr>
          <w:rFonts w:asciiTheme="minorHAnsi" w:eastAsia="Times New Roman" w:hAnsiTheme="minorHAnsi" w:cstheme="minorHAnsi"/>
          <w:lang w:val="de-DE" w:eastAsia="en-GB"/>
        </w:rPr>
      </w:pPr>
      <w:r w:rsidRPr="00FC3952">
        <w:rPr>
          <w:rFonts w:asciiTheme="minorHAnsi" w:eastAsia="Times New Roman" w:hAnsiTheme="minorHAnsi" w:cstheme="minorHAnsi"/>
          <w:lang w:val="de-DE" w:eastAsia="en-GB"/>
        </w:rPr>
        <w:t xml:space="preserve">FSD, Fondation Suisse du </w:t>
      </w:r>
      <w:proofErr w:type="spellStart"/>
      <w:r w:rsidRPr="00FC3952">
        <w:rPr>
          <w:rFonts w:asciiTheme="minorHAnsi" w:eastAsia="Times New Roman" w:hAnsiTheme="minorHAnsi" w:cstheme="minorHAnsi"/>
          <w:lang w:val="de-DE" w:eastAsia="en-GB"/>
        </w:rPr>
        <w:t>Deminage</w:t>
      </w:r>
      <w:proofErr w:type="spellEnd"/>
      <w:r w:rsidRPr="00FC3952">
        <w:rPr>
          <w:rFonts w:asciiTheme="minorHAnsi" w:eastAsia="Times New Roman" w:hAnsiTheme="minorHAnsi" w:cstheme="minorHAnsi"/>
          <w:lang w:val="de-DE" w:eastAsia="en-GB"/>
        </w:rPr>
        <w:t xml:space="preserve">, </w:t>
      </w:r>
      <w:proofErr w:type="spellStart"/>
      <w:r w:rsidRPr="00FC3952">
        <w:rPr>
          <w:rFonts w:asciiTheme="minorHAnsi" w:eastAsia="Times New Roman" w:hAnsiTheme="minorHAnsi" w:cstheme="minorHAnsi"/>
          <w:lang w:val="de-DE" w:eastAsia="en-GB"/>
        </w:rPr>
        <w:t>Switzerland</w:t>
      </w:r>
      <w:proofErr w:type="spellEnd"/>
    </w:p>
    <w:p w14:paraId="14B77EC1" w14:textId="77777777" w:rsidR="00943272" w:rsidRPr="00FC3952" w:rsidRDefault="00943272" w:rsidP="00FA34B0">
      <w:pPr>
        <w:shd w:val="clear" w:color="auto" w:fill="FFFFFF"/>
        <w:spacing w:after="0" w:line="240" w:lineRule="auto"/>
        <w:ind w:left="720"/>
        <w:jc w:val="both"/>
        <w:rPr>
          <w:rFonts w:eastAsia="Times New Roman" w:cs="Arial"/>
          <w:i/>
          <w:iCs/>
          <w:color w:val="000000" w:themeColor="text1"/>
          <w:lang w:val="de-DE" w:eastAsia="en-GB"/>
        </w:rPr>
      </w:pPr>
    </w:p>
    <w:p w14:paraId="421EFA5F" w14:textId="77777777" w:rsidR="003D469F" w:rsidRPr="00FC3952" w:rsidRDefault="003D469F" w:rsidP="00CC5961">
      <w:pPr>
        <w:spacing w:after="0" w:line="270" w:lineRule="atLeast"/>
        <w:jc w:val="both"/>
        <w:rPr>
          <w:rFonts w:ascii="Arial" w:eastAsia="Times New Roman" w:hAnsi="Arial" w:cs="Arial"/>
          <w:color w:val="191919"/>
          <w:sz w:val="18"/>
          <w:szCs w:val="18"/>
          <w:lang w:val="de-DE" w:eastAsia="en-GB"/>
        </w:rPr>
      </w:pPr>
    </w:p>
    <w:p w14:paraId="7868BBC6" w14:textId="77777777" w:rsidR="00FA34B0" w:rsidRPr="00FC3952" w:rsidRDefault="00FA34B0" w:rsidP="00FA34B0">
      <w:pPr>
        <w:shd w:val="clear" w:color="auto" w:fill="FFFFFF"/>
        <w:spacing w:after="0" w:line="240" w:lineRule="auto"/>
        <w:jc w:val="center"/>
        <w:outlineLvl w:val="2"/>
        <w:rPr>
          <w:rFonts w:ascii="Verdana" w:eastAsia="Times New Roman" w:hAnsi="Verdana"/>
          <w:b/>
          <w:bCs/>
          <w:color w:val="909B7A"/>
          <w:sz w:val="24"/>
          <w:szCs w:val="24"/>
          <w:lang w:val="de-DE" w:eastAsia="en-GB"/>
        </w:rPr>
      </w:pPr>
    </w:p>
    <w:p w14:paraId="56E0DF70" w14:textId="77777777" w:rsidR="00FA34B0" w:rsidRPr="00FC3952" w:rsidRDefault="00FA34B0">
      <w:pPr>
        <w:spacing w:after="0" w:line="240" w:lineRule="auto"/>
        <w:rPr>
          <w:rFonts w:ascii="Verdana" w:eastAsia="Times New Roman" w:hAnsi="Verdana"/>
          <w:b/>
          <w:bCs/>
          <w:color w:val="909B7A"/>
          <w:sz w:val="24"/>
          <w:szCs w:val="24"/>
          <w:lang w:val="de-DE" w:eastAsia="en-GB"/>
        </w:rPr>
      </w:pPr>
      <w:r w:rsidRPr="00FC3952">
        <w:rPr>
          <w:rFonts w:ascii="Verdana" w:eastAsia="Times New Roman" w:hAnsi="Verdana"/>
          <w:b/>
          <w:bCs/>
          <w:color w:val="909B7A"/>
          <w:sz w:val="24"/>
          <w:szCs w:val="24"/>
          <w:lang w:val="de-DE" w:eastAsia="en-GB"/>
        </w:rPr>
        <w:br w:type="page"/>
      </w:r>
    </w:p>
    <w:p w14:paraId="64F88CBE" w14:textId="4B8560D6" w:rsidR="00FA34B0" w:rsidRDefault="00FA34B0" w:rsidP="00FA34B0">
      <w:pPr>
        <w:shd w:val="clear" w:color="auto" w:fill="FFFFFF"/>
        <w:spacing w:after="0" w:line="240" w:lineRule="auto"/>
        <w:jc w:val="both"/>
        <w:outlineLvl w:val="2"/>
        <w:rPr>
          <w:rFonts w:ascii="Verdana" w:eastAsia="Times New Roman" w:hAnsi="Verdana"/>
          <w:b/>
          <w:bCs/>
          <w:color w:val="909B7A"/>
          <w:sz w:val="24"/>
          <w:szCs w:val="24"/>
          <w:lang w:val="en-GB" w:eastAsia="en-GB"/>
        </w:rPr>
      </w:pPr>
      <w:r>
        <w:rPr>
          <w:rFonts w:ascii="Verdana" w:eastAsia="Times New Roman" w:hAnsi="Verdana"/>
          <w:b/>
          <w:bCs/>
          <w:color w:val="909B7A"/>
          <w:sz w:val="24"/>
          <w:szCs w:val="24"/>
          <w:lang w:val="en-GB" w:eastAsia="en-GB"/>
        </w:rPr>
        <w:lastRenderedPageBreak/>
        <w:t>Venue:</w:t>
      </w:r>
    </w:p>
    <w:p w14:paraId="2E3C51EE" w14:textId="77777777" w:rsidR="00FA34B0" w:rsidRPr="000F0275" w:rsidRDefault="00FA34B0" w:rsidP="00FA34B0">
      <w:pPr>
        <w:spacing w:after="0" w:line="240" w:lineRule="auto"/>
        <w:jc w:val="both"/>
        <w:outlineLvl w:val="2"/>
        <w:rPr>
          <w:rFonts w:asciiTheme="minorHAnsi" w:eastAsia="Times New Roman" w:hAnsiTheme="minorHAnsi" w:cs="Arial"/>
          <w:bCs/>
          <w:color w:val="000000" w:themeColor="text1"/>
          <w:sz w:val="24"/>
          <w:szCs w:val="24"/>
          <w:lang w:val="en-GB" w:eastAsia="en-GB"/>
        </w:rPr>
      </w:pPr>
      <w:proofErr w:type="spellStart"/>
      <w:r w:rsidRPr="00F30865">
        <w:rPr>
          <w:rFonts w:asciiTheme="minorHAnsi" w:eastAsia="Times New Roman" w:hAnsiTheme="minorHAnsi" w:cs="Arial"/>
          <w:bCs/>
          <w:color w:val="000000" w:themeColor="text1"/>
          <w:sz w:val="24"/>
          <w:szCs w:val="24"/>
          <w:lang w:val="en-GB" w:eastAsia="en-GB"/>
        </w:rPr>
        <w:t>Caja</w:t>
      </w:r>
      <w:proofErr w:type="spellEnd"/>
      <w:r w:rsidRPr="00F30865">
        <w:rPr>
          <w:rFonts w:asciiTheme="minorHAnsi" w:eastAsia="Times New Roman" w:hAnsiTheme="minorHAnsi" w:cs="Arial"/>
          <w:bCs/>
          <w:color w:val="000000" w:themeColor="text1"/>
          <w:sz w:val="24"/>
          <w:szCs w:val="24"/>
          <w:lang w:val="en-GB" w:eastAsia="en-GB"/>
        </w:rPr>
        <w:t xml:space="preserve"> Rural de Aragon</w:t>
      </w:r>
    </w:p>
    <w:p w14:paraId="5B1FE96E" w14:textId="77777777" w:rsidR="00FA34B0" w:rsidRDefault="00FA34B0" w:rsidP="00FA34B0">
      <w:pPr>
        <w:spacing w:after="0" w:line="240" w:lineRule="auto"/>
        <w:jc w:val="both"/>
        <w:outlineLvl w:val="2"/>
        <w:rPr>
          <w:rFonts w:ascii="Verdana" w:eastAsia="Times New Roman" w:hAnsi="Verdana"/>
          <w:b/>
          <w:bCs/>
          <w:color w:val="909B7A"/>
          <w:sz w:val="24"/>
          <w:szCs w:val="24"/>
          <w:lang w:val="en-GB" w:eastAsia="en-GB"/>
        </w:rPr>
      </w:pPr>
    </w:p>
    <w:tbl>
      <w:tblPr>
        <w:tblStyle w:val="Tabel-Gitter1"/>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6"/>
        <w:gridCol w:w="3266"/>
        <w:gridCol w:w="3090"/>
      </w:tblGrid>
      <w:tr w:rsidR="00FA34B0" w:rsidRPr="00213FF8" w14:paraId="0C87741E" w14:textId="77777777" w:rsidTr="0000023E">
        <w:tc>
          <w:tcPr>
            <w:tcW w:w="9462" w:type="dxa"/>
            <w:gridSpan w:val="3"/>
          </w:tcPr>
          <w:p w14:paraId="724B1639" w14:textId="77777777" w:rsidR="00FA34B0" w:rsidRPr="00213FF8" w:rsidRDefault="00FA34B0" w:rsidP="0000023E">
            <w:pPr>
              <w:spacing w:after="0" w:line="240" w:lineRule="auto"/>
              <w:jc w:val="center"/>
              <w:rPr>
                <w:rFonts w:cs="Calibri"/>
                <w:b/>
                <w:sz w:val="28"/>
                <w:szCs w:val="28"/>
                <w:lang w:val="es-ES" w:eastAsia="es-ES"/>
              </w:rPr>
            </w:pPr>
            <w:r w:rsidRPr="00213FF8">
              <w:rPr>
                <w:rFonts w:cs="Calibri"/>
                <w:b/>
                <w:sz w:val="28"/>
                <w:szCs w:val="28"/>
                <w:lang w:val="es-ES" w:eastAsia="es-ES"/>
              </w:rPr>
              <w:t>RECEPTION AREA</w:t>
            </w:r>
          </w:p>
          <w:p w14:paraId="45A06CD0" w14:textId="77777777" w:rsidR="00FA34B0" w:rsidRPr="00213FF8" w:rsidRDefault="00FA34B0" w:rsidP="0000023E">
            <w:pPr>
              <w:spacing w:after="0" w:line="240" w:lineRule="auto"/>
              <w:jc w:val="center"/>
              <w:rPr>
                <w:rFonts w:cs="Calibri"/>
                <w:b/>
                <w:lang w:val="es-ES" w:eastAsia="es-ES"/>
              </w:rPr>
            </w:pPr>
            <w:r w:rsidRPr="00213FF8">
              <w:rPr>
                <w:rFonts w:cs="Calibri"/>
                <w:b/>
                <w:lang w:val="es-ES" w:eastAsia="es-ES"/>
              </w:rPr>
              <w:t>GROUND FLOOR</w:t>
            </w:r>
          </w:p>
          <w:p w14:paraId="367B34D1" w14:textId="77777777" w:rsidR="00FA34B0" w:rsidRPr="00213FF8" w:rsidRDefault="00FA34B0" w:rsidP="0000023E">
            <w:pPr>
              <w:spacing w:after="0" w:line="240" w:lineRule="auto"/>
              <w:jc w:val="center"/>
              <w:rPr>
                <w:rFonts w:cs="Calibri"/>
                <w:lang w:val="es-ES" w:eastAsia="es-ES"/>
              </w:rPr>
            </w:pPr>
            <w:r w:rsidRPr="00213FF8">
              <w:rPr>
                <w:rFonts w:cs="Calibri"/>
                <w:noProof/>
                <w:lang w:val="es-ES" w:eastAsia="es-ES"/>
              </w:rPr>
              <w:drawing>
                <wp:inline distT="0" distB="0" distL="0" distR="0" wp14:anchorId="3BD48799" wp14:editId="6362D86A">
                  <wp:extent cx="4680000" cy="2327564"/>
                  <wp:effectExtent l="19050" t="0" r="6300" b="0"/>
                  <wp:docPr id="8" name="Imagen 1" descr="Et billede, der indeholder gulv, indendørs, træ&#10;&#10;Automatisk genereret beskrivelse"/>
                  <wp:cNvGraphicFramePr/>
                  <a:graphic xmlns:a="http://schemas.openxmlformats.org/drawingml/2006/main">
                    <a:graphicData uri="http://schemas.openxmlformats.org/drawingml/2006/picture">
                      <pic:pic xmlns:pic="http://schemas.openxmlformats.org/drawingml/2006/picture">
                        <pic:nvPicPr>
                          <pic:cNvPr id="8" name="Imagen 1" descr="Et billede, der indeholder gulv, indendørs, træ&#10;&#10;Automatisk genereret beskrivelse"/>
                          <pic:cNvPicPr>
                            <a:picLocks noChangeAspect="1" noChangeArrowheads="1"/>
                          </pic:cNvPicPr>
                        </pic:nvPicPr>
                        <pic:blipFill>
                          <a:blip r:embed="rId8" cstate="print"/>
                          <a:srcRect/>
                          <a:stretch>
                            <a:fillRect/>
                          </a:stretch>
                        </pic:blipFill>
                        <pic:spPr bwMode="auto">
                          <a:xfrm>
                            <a:off x="0" y="0"/>
                            <a:ext cx="4680000" cy="2327564"/>
                          </a:xfrm>
                          <a:prstGeom prst="rect">
                            <a:avLst/>
                          </a:prstGeom>
                          <a:noFill/>
                          <a:ln w="9525">
                            <a:noFill/>
                            <a:miter lim="800000"/>
                            <a:headEnd/>
                            <a:tailEnd/>
                          </a:ln>
                        </pic:spPr>
                      </pic:pic>
                    </a:graphicData>
                  </a:graphic>
                </wp:inline>
              </w:drawing>
            </w:r>
          </w:p>
          <w:p w14:paraId="2FA5F3D1" w14:textId="77777777" w:rsidR="00FA34B0" w:rsidRPr="00213FF8" w:rsidRDefault="00FA34B0" w:rsidP="0000023E">
            <w:pPr>
              <w:spacing w:after="0" w:line="240" w:lineRule="auto"/>
              <w:rPr>
                <w:rFonts w:cs="Calibri"/>
                <w:lang w:val="es-ES" w:eastAsia="es-ES"/>
              </w:rPr>
            </w:pPr>
          </w:p>
        </w:tc>
      </w:tr>
      <w:tr w:rsidR="00FA34B0" w:rsidRPr="00213FF8" w14:paraId="6BE5015A" w14:textId="77777777" w:rsidTr="0000023E">
        <w:tc>
          <w:tcPr>
            <w:tcW w:w="3106" w:type="dxa"/>
          </w:tcPr>
          <w:p w14:paraId="437E588C" w14:textId="77777777" w:rsidR="00FA34B0" w:rsidRPr="00213FF8" w:rsidRDefault="00FA34B0" w:rsidP="0000023E">
            <w:pPr>
              <w:spacing w:after="0" w:line="240" w:lineRule="auto"/>
              <w:jc w:val="center"/>
              <w:rPr>
                <w:rFonts w:cs="Calibri"/>
                <w:lang w:val="es-ES" w:eastAsia="es-ES"/>
              </w:rPr>
            </w:pPr>
            <w:r w:rsidRPr="00213FF8">
              <w:rPr>
                <w:rFonts w:cs="Calibri"/>
                <w:b/>
                <w:sz w:val="28"/>
                <w:szCs w:val="28"/>
                <w:lang w:val="es-ES" w:eastAsia="es-ES"/>
              </w:rPr>
              <w:t>ROOM 1</w:t>
            </w:r>
          </w:p>
        </w:tc>
        <w:tc>
          <w:tcPr>
            <w:tcW w:w="3266" w:type="dxa"/>
          </w:tcPr>
          <w:p w14:paraId="6117CECB" w14:textId="77777777" w:rsidR="00FA34B0" w:rsidRPr="00213FF8" w:rsidRDefault="00FA34B0" w:rsidP="0000023E">
            <w:pPr>
              <w:spacing w:after="0" w:line="240" w:lineRule="auto"/>
              <w:jc w:val="center"/>
              <w:rPr>
                <w:rFonts w:cs="Calibri"/>
                <w:lang w:val="es-ES" w:eastAsia="es-ES"/>
              </w:rPr>
            </w:pPr>
            <w:r w:rsidRPr="00213FF8">
              <w:rPr>
                <w:rFonts w:cs="Calibri"/>
                <w:b/>
                <w:sz w:val="28"/>
                <w:szCs w:val="28"/>
                <w:lang w:val="es-ES" w:eastAsia="es-ES"/>
              </w:rPr>
              <w:t>ROOM 2</w:t>
            </w:r>
          </w:p>
        </w:tc>
        <w:tc>
          <w:tcPr>
            <w:tcW w:w="3090" w:type="dxa"/>
          </w:tcPr>
          <w:p w14:paraId="69653D13" w14:textId="77777777" w:rsidR="00FA34B0" w:rsidRPr="00213FF8" w:rsidRDefault="00FA34B0" w:rsidP="0000023E">
            <w:pPr>
              <w:spacing w:after="0" w:line="240" w:lineRule="auto"/>
              <w:jc w:val="center"/>
              <w:rPr>
                <w:rFonts w:cs="Calibri"/>
                <w:b/>
                <w:sz w:val="28"/>
                <w:szCs w:val="28"/>
                <w:lang w:val="es-ES" w:eastAsia="es-ES"/>
              </w:rPr>
            </w:pPr>
            <w:r w:rsidRPr="00213FF8">
              <w:rPr>
                <w:rFonts w:cs="Calibri"/>
                <w:b/>
                <w:sz w:val="28"/>
                <w:szCs w:val="28"/>
                <w:lang w:val="es-ES" w:eastAsia="es-ES"/>
              </w:rPr>
              <w:t>SUPPORTS ROOM</w:t>
            </w:r>
          </w:p>
        </w:tc>
      </w:tr>
      <w:tr w:rsidR="00FA34B0" w:rsidRPr="00213FF8" w14:paraId="70BB7A0C" w14:textId="77777777" w:rsidTr="0000023E">
        <w:tc>
          <w:tcPr>
            <w:tcW w:w="3106" w:type="dxa"/>
          </w:tcPr>
          <w:p w14:paraId="4B71D8C6" w14:textId="77777777" w:rsidR="00FA34B0" w:rsidRPr="00213FF8" w:rsidRDefault="00FA34B0" w:rsidP="0000023E">
            <w:pPr>
              <w:spacing w:after="0" w:line="240" w:lineRule="auto"/>
              <w:jc w:val="center"/>
              <w:rPr>
                <w:rFonts w:cs="Calibri"/>
                <w:b/>
                <w:lang w:val="es-ES" w:eastAsia="es-ES"/>
              </w:rPr>
            </w:pPr>
            <w:r w:rsidRPr="00213FF8">
              <w:rPr>
                <w:rFonts w:cs="Calibri"/>
                <w:b/>
                <w:lang w:val="es-ES" w:eastAsia="es-ES"/>
              </w:rPr>
              <w:t>FLOOR 1</w:t>
            </w:r>
          </w:p>
        </w:tc>
        <w:tc>
          <w:tcPr>
            <w:tcW w:w="3266" w:type="dxa"/>
          </w:tcPr>
          <w:p w14:paraId="6996002A" w14:textId="77777777" w:rsidR="00FA34B0" w:rsidRPr="00213FF8" w:rsidRDefault="00FA34B0" w:rsidP="0000023E">
            <w:pPr>
              <w:spacing w:after="0" w:line="240" w:lineRule="auto"/>
              <w:jc w:val="center"/>
              <w:rPr>
                <w:rFonts w:cs="Calibri"/>
                <w:b/>
                <w:lang w:val="es-ES" w:eastAsia="es-ES"/>
              </w:rPr>
            </w:pPr>
            <w:r w:rsidRPr="00213FF8">
              <w:rPr>
                <w:rFonts w:cs="Calibri"/>
                <w:b/>
                <w:lang w:val="es-ES" w:eastAsia="es-ES"/>
              </w:rPr>
              <w:t>FLOOR 3</w:t>
            </w:r>
          </w:p>
        </w:tc>
        <w:tc>
          <w:tcPr>
            <w:tcW w:w="3090" w:type="dxa"/>
          </w:tcPr>
          <w:p w14:paraId="3A913C1A" w14:textId="77777777" w:rsidR="00FA34B0" w:rsidRPr="00213FF8" w:rsidRDefault="00FA34B0" w:rsidP="0000023E">
            <w:pPr>
              <w:spacing w:after="0" w:line="240" w:lineRule="auto"/>
              <w:jc w:val="center"/>
              <w:rPr>
                <w:rFonts w:cs="Calibri"/>
                <w:b/>
                <w:lang w:val="es-ES" w:eastAsia="es-ES"/>
              </w:rPr>
            </w:pPr>
            <w:r w:rsidRPr="00213FF8">
              <w:rPr>
                <w:rFonts w:cs="Calibri"/>
                <w:b/>
                <w:lang w:val="es-ES" w:eastAsia="es-ES"/>
              </w:rPr>
              <w:t>FLOOR 1</w:t>
            </w:r>
          </w:p>
        </w:tc>
      </w:tr>
      <w:tr w:rsidR="00FA34B0" w:rsidRPr="00213FF8" w14:paraId="716D7FD5" w14:textId="77777777" w:rsidTr="0000023E">
        <w:tc>
          <w:tcPr>
            <w:tcW w:w="3106" w:type="dxa"/>
          </w:tcPr>
          <w:p w14:paraId="63461EEF" w14:textId="77777777" w:rsidR="00FA34B0" w:rsidRPr="00213FF8" w:rsidRDefault="00FA34B0" w:rsidP="0000023E">
            <w:pPr>
              <w:spacing w:after="0" w:line="240" w:lineRule="auto"/>
              <w:jc w:val="center"/>
              <w:rPr>
                <w:rFonts w:cs="Calibri"/>
                <w:lang w:val="es-ES" w:eastAsia="es-ES"/>
              </w:rPr>
            </w:pPr>
            <w:r w:rsidRPr="00213FF8">
              <w:rPr>
                <w:rFonts w:cs="Calibri"/>
                <w:lang w:val="es-ES" w:eastAsia="es-ES"/>
              </w:rPr>
              <w:t xml:space="preserve">550 </w:t>
            </w:r>
            <w:proofErr w:type="spellStart"/>
            <w:r w:rsidRPr="00213FF8">
              <w:rPr>
                <w:rFonts w:cs="Calibri"/>
                <w:lang w:val="es-ES" w:eastAsia="es-ES"/>
              </w:rPr>
              <w:t>P</w:t>
            </w:r>
            <w:r>
              <w:rPr>
                <w:rFonts w:cs="Calibri"/>
                <w:lang w:val="es-ES" w:eastAsia="es-ES"/>
              </w:rPr>
              <w:t>ersons</w:t>
            </w:r>
            <w:proofErr w:type="spellEnd"/>
          </w:p>
          <w:p w14:paraId="141DAB57" w14:textId="77777777" w:rsidR="00FA34B0" w:rsidRPr="00213FF8" w:rsidRDefault="00FA34B0" w:rsidP="0000023E">
            <w:pPr>
              <w:spacing w:after="0" w:line="240" w:lineRule="auto"/>
              <w:jc w:val="center"/>
              <w:rPr>
                <w:rFonts w:cs="Calibri"/>
                <w:lang w:val="es-ES" w:eastAsia="es-ES"/>
              </w:rPr>
            </w:pPr>
            <w:r w:rsidRPr="00213FF8">
              <w:rPr>
                <w:rFonts w:cs="Calibri"/>
                <w:noProof/>
                <w:lang w:val="es-ES" w:eastAsia="es-ES"/>
              </w:rPr>
              <w:drawing>
                <wp:inline distT="0" distB="0" distL="0" distR="0" wp14:anchorId="6215408F" wp14:editId="645A96EC">
                  <wp:extent cx="1798175" cy="1260000"/>
                  <wp:effectExtent l="19050" t="0" r="0" b="0"/>
                  <wp:docPr id="22" name="Imagen 3" descr="Et billede, der indeholder gulv, værelse, indendørs, møbler&#10;&#10;Automatisk genereret beskrivelse"/>
                  <wp:cNvGraphicFramePr/>
                  <a:graphic xmlns:a="http://schemas.openxmlformats.org/drawingml/2006/main">
                    <a:graphicData uri="http://schemas.openxmlformats.org/drawingml/2006/picture">
                      <pic:pic xmlns:pic="http://schemas.openxmlformats.org/drawingml/2006/picture">
                        <pic:nvPicPr>
                          <pic:cNvPr id="22" name="Imagen 3" descr="Et billede, der indeholder gulv, værelse, indendørs, møbler&#10;&#10;Automatisk genereret beskrivelse"/>
                          <pic:cNvPicPr>
                            <a:picLocks noChangeAspect="1" noChangeArrowheads="1"/>
                          </pic:cNvPicPr>
                        </pic:nvPicPr>
                        <pic:blipFill>
                          <a:blip r:embed="rId9" cstate="print"/>
                          <a:srcRect/>
                          <a:stretch>
                            <a:fillRect/>
                          </a:stretch>
                        </pic:blipFill>
                        <pic:spPr bwMode="auto">
                          <a:xfrm>
                            <a:off x="0" y="0"/>
                            <a:ext cx="1798175" cy="1260000"/>
                          </a:xfrm>
                          <a:prstGeom prst="rect">
                            <a:avLst/>
                          </a:prstGeom>
                          <a:noFill/>
                          <a:ln w="9525">
                            <a:noFill/>
                            <a:miter lim="800000"/>
                            <a:headEnd/>
                            <a:tailEnd/>
                          </a:ln>
                        </pic:spPr>
                      </pic:pic>
                    </a:graphicData>
                  </a:graphic>
                </wp:inline>
              </w:drawing>
            </w:r>
          </w:p>
          <w:p w14:paraId="5142ED64" w14:textId="77777777" w:rsidR="00FA34B0" w:rsidRPr="00213FF8" w:rsidRDefault="00FA34B0" w:rsidP="0000023E">
            <w:pPr>
              <w:spacing w:after="0" w:line="240" w:lineRule="auto"/>
              <w:jc w:val="center"/>
              <w:rPr>
                <w:rFonts w:cs="Calibri"/>
                <w:lang w:val="es-ES" w:eastAsia="es-ES"/>
              </w:rPr>
            </w:pPr>
          </w:p>
        </w:tc>
        <w:tc>
          <w:tcPr>
            <w:tcW w:w="3266" w:type="dxa"/>
          </w:tcPr>
          <w:p w14:paraId="0F99E56E" w14:textId="77777777" w:rsidR="00FA34B0" w:rsidRPr="00213FF8" w:rsidRDefault="00FA34B0" w:rsidP="0000023E">
            <w:pPr>
              <w:spacing w:after="0" w:line="240" w:lineRule="auto"/>
              <w:jc w:val="center"/>
              <w:rPr>
                <w:rFonts w:cs="Calibri"/>
                <w:lang w:val="es-ES" w:eastAsia="es-ES"/>
              </w:rPr>
            </w:pPr>
            <w:r w:rsidRPr="00213FF8">
              <w:rPr>
                <w:rFonts w:cs="Calibri"/>
                <w:lang w:val="es-ES" w:eastAsia="es-ES"/>
              </w:rPr>
              <w:t xml:space="preserve">200 </w:t>
            </w:r>
            <w:proofErr w:type="spellStart"/>
            <w:r>
              <w:rPr>
                <w:rFonts w:cs="Calibri"/>
                <w:lang w:val="es-ES" w:eastAsia="es-ES"/>
              </w:rPr>
              <w:t>Persons</w:t>
            </w:r>
            <w:proofErr w:type="spellEnd"/>
          </w:p>
          <w:p w14:paraId="1E03671C" w14:textId="77777777" w:rsidR="00FA34B0" w:rsidRPr="00213FF8" w:rsidRDefault="00FA34B0" w:rsidP="0000023E">
            <w:pPr>
              <w:spacing w:after="0" w:line="240" w:lineRule="auto"/>
              <w:jc w:val="center"/>
              <w:rPr>
                <w:rFonts w:cs="Calibri"/>
                <w:lang w:val="es-ES" w:eastAsia="es-ES"/>
              </w:rPr>
            </w:pPr>
            <w:r w:rsidRPr="00213FF8">
              <w:rPr>
                <w:rFonts w:cs="Calibri"/>
                <w:noProof/>
                <w:lang w:val="es-ES" w:eastAsia="es-ES"/>
              </w:rPr>
              <w:drawing>
                <wp:inline distT="0" distB="0" distL="0" distR="0" wp14:anchorId="025CC7EF" wp14:editId="3C6EDA64">
                  <wp:extent cx="1800000" cy="1261640"/>
                  <wp:effectExtent l="19050" t="0" r="0" b="0"/>
                  <wp:docPr id="2" name="Imagen 14" descr="Et billede, der indeholder gulv, indendørs, bygning, loft&#10;&#10;Automatisk genereret beskrivelse"/>
                  <wp:cNvGraphicFramePr/>
                  <a:graphic xmlns:a="http://schemas.openxmlformats.org/drawingml/2006/main">
                    <a:graphicData uri="http://schemas.openxmlformats.org/drawingml/2006/picture">
                      <pic:pic xmlns:pic="http://schemas.openxmlformats.org/drawingml/2006/picture">
                        <pic:nvPicPr>
                          <pic:cNvPr id="2" name="Imagen 14" descr="Et billede, der indeholder gulv, indendørs, bygning, loft&#10;&#10;Automatisk genereret beskrivelse"/>
                          <pic:cNvPicPr>
                            <a:picLocks noChangeAspect="1" noChangeArrowheads="1"/>
                          </pic:cNvPicPr>
                        </pic:nvPicPr>
                        <pic:blipFill>
                          <a:blip r:embed="rId10" cstate="print"/>
                          <a:srcRect/>
                          <a:stretch>
                            <a:fillRect/>
                          </a:stretch>
                        </pic:blipFill>
                        <pic:spPr bwMode="auto">
                          <a:xfrm>
                            <a:off x="0" y="0"/>
                            <a:ext cx="1800000" cy="1261640"/>
                          </a:xfrm>
                          <a:prstGeom prst="rect">
                            <a:avLst/>
                          </a:prstGeom>
                          <a:noFill/>
                          <a:ln w="9525">
                            <a:noFill/>
                            <a:miter lim="800000"/>
                            <a:headEnd/>
                            <a:tailEnd/>
                          </a:ln>
                        </pic:spPr>
                      </pic:pic>
                    </a:graphicData>
                  </a:graphic>
                </wp:inline>
              </w:drawing>
            </w:r>
            <w:r w:rsidRPr="00213FF8">
              <w:rPr>
                <w:rFonts w:cs="Calibri"/>
                <w:lang w:val="es-ES" w:eastAsia="es-ES"/>
              </w:rPr>
              <w:t xml:space="preserve"> </w:t>
            </w:r>
          </w:p>
        </w:tc>
        <w:tc>
          <w:tcPr>
            <w:tcW w:w="3090" w:type="dxa"/>
          </w:tcPr>
          <w:p w14:paraId="03974EDA" w14:textId="77777777" w:rsidR="00FA34B0" w:rsidRPr="00213FF8" w:rsidRDefault="00FA34B0" w:rsidP="0000023E">
            <w:pPr>
              <w:spacing w:after="0" w:line="240" w:lineRule="auto"/>
              <w:jc w:val="center"/>
              <w:rPr>
                <w:rFonts w:cs="Calibri"/>
                <w:lang w:val="es-ES" w:eastAsia="es-ES"/>
              </w:rPr>
            </w:pPr>
            <w:r w:rsidRPr="00213FF8">
              <w:rPr>
                <w:rFonts w:cs="Calibri"/>
                <w:lang w:val="es-ES" w:eastAsia="es-ES"/>
              </w:rPr>
              <w:t xml:space="preserve">100 </w:t>
            </w:r>
            <w:proofErr w:type="spellStart"/>
            <w:r w:rsidRPr="00213FF8">
              <w:rPr>
                <w:rFonts w:cs="Calibri"/>
                <w:lang w:val="es-ES" w:eastAsia="es-ES"/>
              </w:rPr>
              <w:t>P</w:t>
            </w:r>
            <w:r>
              <w:rPr>
                <w:rFonts w:cs="Calibri"/>
                <w:lang w:val="es-ES" w:eastAsia="es-ES"/>
              </w:rPr>
              <w:t>ersons</w:t>
            </w:r>
            <w:proofErr w:type="spellEnd"/>
          </w:p>
          <w:p w14:paraId="5EB8C514" w14:textId="77777777" w:rsidR="00FA34B0" w:rsidRPr="00213FF8" w:rsidRDefault="00FA34B0" w:rsidP="0000023E">
            <w:pPr>
              <w:spacing w:after="0" w:line="240" w:lineRule="auto"/>
              <w:jc w:val="center"/>
              <w:rPr>
                <w:rFonts w:cs="Calibri"/>
                <w:lang w:val="es-ES" w:eastAsia="es-ES"/>
              </w:rPr>
            </w:pPr>
            <w:r w:rsidRPr="00213FF8">
              <w:rPr>
                <w:rFonts w:cs="Calibri"/>
                <w:noProof/>
                <w:lang w:val="es-ES" w:eastAsia="es-ES"/>
              </w:rPr>
              <w:drawing>
                <wp:inline distT="0" distB="0" distL="0" distR="0" wp14:anchorId="03BCFB83" wp14:editId="04097828">
                  <wp:extent cx="1798175" cy="1260000"/>
                  <wp:effectExtent l="19050" t="0" r="0" b="0"/>
                  <wp:docPr id="9" name="Imagen 7" descr="Et billede, der indeholder loft, indendørs, væg, område&#10;&#10;Automatisk genereret beskrivelse"/>
                  <wp:cNvGraphicFramePr/>
                  <a:graphic xmlns:a="http://schemas.openxmlformats.org/drawingml/2006/main">
                    <a:graphicData uri="http://schemas.openxmlformats.org/drawingml/2006/picture">
                      <pic:pic xmlns:pic="http://schemas.openxmlformats.org/drawingml/2006/picture">
                        <pic:nvPicPr>
                          <pic:cNvPr id="9" name="Imagen 7" descr="Et billede, der indeholder loft, indendørs, væg, område&#10;&#10;Automatisk genereret beskrivelse"/>
                          <pic:cNvPicPr>
                            <a:picLocks noChangeAspect="1" noChangeArrowheads="1"/>
                          </pic:cNvPicPr>
                        </pic:nvPicPr>
                        <pic:blipFill>
                          <a:blip r:embed="rId11" cstate="print"/>
                          <a:srcRect/>
                          <a:stretch>
                            <a:fillRect/>
                          </a:stretch>
                        </pic:blipFill>
                        <pic:spPr bwMode="auto">
                          <a:xfrm>
                            <a:off x="0" y="0"/>
                            <a:ext cx="1798175" cy="1260000"/>
                          </a:xfrm>
                          <a:prstGeom prst="rect">
                            <a:avLst/>
                          </a:prstGeom>
                          <a:noFill/>
                          <a:ln w="9525">
                            <a:noFill/>
                            <a:miter lim="800000"/>
                            <a:headEnd/>
                            <a:tailEnd/>
                          </a:ln>
                        </pic:spPr>
                      </pic:pic>
                    </a:graphicData>
                  </a:graphic>
                </wp:inline>
              </w:drawing>
            </w:r>
          </w:p>
        </w:tc>
      </w:tr>
      <w:tr w:rsidR="00FA34B0" w:rsidRPr="00213FF8" w14:paraId="5A4CE8FA" w14:textId="77777777" w:rsidTr="0000023E">
        <w:tc>
          <w:tcPr>
            <w:tcW w:w="3106" w:type="dxa"/>
          </w:tcPr>
          <w:p w14:paraId="10CDF9FB" w14:textId="77777777" w:rsidR="00FA34B0" w:rsidRPr="00213FF8" w:rsidRDefault="00FA34B0" w:rsidP="0000023E">
            <w:pPr>
              <w:spacing w:after="0" w:line="240" w:lineRule="auto"/>
              <w:rPr>
                <w:rFonts w:cs="Calibri"/>
                <w:b/>
                <w:sz w:val="28"/>
                <w:szCs w:val="28"/>
                <w:lang w:val="es-ES" w:eastAsia="es-ES"/>
              </w:rPr>
            </w:pPr>
            <w:r w:rsidRPr="00213FF8">
              <w:rPr>
                <w:rFonts w:cs="Calibri"/>
                <w:b/>
                <w:sz w:val="28"/>
                <w:szCs w:val="28"/>
                <w:lang w:val="es-ES" w:eastAsia="es-ES"/>
              </w:rPr>
              <w:t>STANDS &amp; CATERING</w:t>
            </w:r>
          </w:p>
          <w:p w14:paraId="48FBBF5D" w14:textId="77777777" w:rsidR="00FA34B0" w:rsidRPr="00213FF8" w:rsidRDefault="00FA34B0" w:rsidP="0000023E">
            <w:pPr>
              <w:spacing w:after="0" w:line="240" w:lineRule="auto"/>
              <w:jc w:val="center"/>
              <w:rPr>
                <w:rFonts w:cs="Calibri"/>
                <w:b/>
                <w:lang w:val="es-ES" w:eastAsia="es-ES"/>
              </w:rPr>
            </w:pPr>
            <w:r w:rsidRPr="00213FF8">
              <w:rPr>
                <w:rFonts w:cs="Calibri"/>
                <w:b/>
                <w:lang w:val="es-ES" w:eastAsia="es-ES"/>
              </w:rPr>
              <w:t>FLOOR 1</w:t>
            </w:r>
          </w:p>
          <w:p w14:paraId="7CE940ED" w14:textId="77777777" w:rsidR="00FA34B0" w:rsidRPr="00213FF8" w:rsidRDefault="00FA34B0" w:rsidP="0000023E">
            <w:pPr>
              <w:spacing w:after="0" w:line="240" w:lineRule="auto"/>
              <w:jc w:val="center"/>
              <w:rPr>
                <w:rFonts w:cs="Calibri"/>
                <w:lang w:val="es-ES" w:eastAsia="es-ES"/>
              </w:rPr>
            </w:pPr>
            <w:r w:rsidRPr="00213FF8">
              <w:rPr>
                <w:rFonts w:cs="Calibri"/>
                <w:noProof/>
                <w:lang w:val="es-ES" w:eastAsia="es-ES"/>
              </w:rPr>
              <w:drawing>
                <wp:inline distT="0" distB="0" distL="0" distR="0" wp14:anchorId="7A534668" wp14:editId="67C1069B">
                  <wp:extent cx="1800000" cy="1261640"/>
                  <wp:effectExtent l="19050" t="0" r="0" b="0"/>
                  <wp:docPr id="18" name="Imagen 2" descr="Et billede, der indeholder indendørs, væg, loft, gulv&#10;&#10;Automatisk genereret beskrivelse"/>
                  <wp:cNvGraphicFramePr/>
                  <a:graphic xmlns:a="http://schemas.openxmlformats.org/drawingml/2006/main">
                    <a:graphicData uri="http://schemas.openxmlformats.org/drawingml/2006/picture">
                      <pic:pic xmlns:pic="http://schemas.openxmlformats.org/drawingml/2006/picture">
                        <pic:nvPicPr>
                          <pic:cNvPr id="18" name="Imagen 2" descr="Et billede, der indeholder indendørs, væg, loft, gulv&#10;&#10;Automatisk genereret beskrivelse"/>
                          <pic:cNvPicPr>
                            <a:picLocks noChangeAspect="1" noChangeArrowheads="1"/>
                          </pic:cNvPicPr>
                        </pic:nvPicPr>
                        <pic:blipFill>
                          <a:blip r:embed="rId12" cstate="print"/>
                          <a:srcRect/>
                          <a:stretch>
                            <a:fillRect/>
                          </a:stretch>
                        </pic:blipFill>
                        <pic:spPr bwMode="auto">
                          <a:xfrm>
                            <a:off x="0" y="0"/>
                            <a:ext cx="1800000" cy="1261640"/>
                          </a:xfrm>
                          <a:prstGeom prst="rect">
                            <a:avLst/>
                          </a:prstGeom>
                          <a:noFill/>
                          <a:ln w="9525">
                            <a:noFill/>
                            <a:miter lim="800000"/>
                            <a:headEnd/>
                            <a:tailEnd/>
                          </a:ln>
                        </pic:spPr>
                      </pic:pic>
                    </a:graphicData>
                  </a:graphic>
                </wp:inline>
              </w:drawing>
            </w:r>
          </w:p>
        </w:tc>
        <w:tc>
          <w:tcPr>
            <w:tcW w:w="3266" w:type="dxa"/>
          </w:tcPr>
          <w:p w14:paraId="1B6CC4C1" w14:textId="77777777" w:rsidR="00FA34B0" w:rsidRPr="00213FF8" w:rsidRDefault="00FA34B0" w:rsidP="0000023E">
            <w:pPr>
              <w:spacing w:after="0" w:line="240" w:lineRule="auto"/>
              <w:jc w:val="center"/>
              <w:rPr>
                <w:rFonts w:cs="Calibri"/>
                <w:lang w:val="es-ES" w:eastAsia="es-ES"/>
              </w:rPr>
            </w:pPr>
          </w:p>
        </w:tc>
        <w:tc>
          <w:tcPr>
            <w:tcW w:w="3090" w:type="dxa"/>
          </w:tcPr>
          <w:p w14:paraId="36C4CEF2" w14:textId="77777777" w:rsidR="00FA34B0" w:rsidRPr="00213FF8" w:rsidRDefault="00FA34B0" w:rsidP="0000023E">
            <w:pPr>
              <w:spacing w:after="0" w:line="240" w:lineRule="auto"/>
              <w:jc w:val="center"/>
              <w:rPr>
                <w:rFonts w:asciiTheme="minorHAnsi" w:hAnsiTheme="minorHAnsi" w:cstheme="minorHAnsi"/>
                <w:lang w:val="es-ES" w:eastAsia="es-ES"/>
              </w:rPr>
            </w:pPr>
            <w:r w:rsidRPr="0070777D">
              <w:rPr>
                <w:rFonts w:asciiTheme="minorHAnsi" w:eastAsia="Times New Roman" w:hAnsiTheme="minorHAnsi" w:cstheme="minorHAnsi"/>
                <w:b/>
                <w:sz w:val="28"/>
                <w:szCs w:val="28"/>
                <w:lang w:val="es-ES" w:eastAsia="es-ES"/>
              </w:rPr>
              <w:t>SUPPORT ROOM</w:t>
            </w:r>
          </w:p>
          <w:p w14:paraId="3743E18C" w14:textId="77777777" w:rsidR="00FA34B0" w:rsidRPr="00213FF8" w:rsidRDefault="00FA34B0" w:rsidP="0000023E">
            <w:pPr>
              <w:spacing w:after="0" w:line="240" w:lineRule="auto"/>
              <w:jc w:val="center"/>
              <w:rPr>
                <w:rFonts w:cs="Calibri"/>
                <w:lang w:val="es-ES" w:eastAsia="es-ES"/>
              </w:rPr>
            </w:pPr>
            <w:r w:rsidRPr="00213FF8">
              <w:rPr>
                <w:rFonts w:cs="Calibri"/>
                <w:lang w:val="es-ES" w:eastAsia="es-ES"/>
              </w:rPr>
              <w:t xml:space="preserve">25 </w:t>
            </w:r>
            <w:proofErr w:type="spellStart"/>
            <w:r w:rsidRPr="00213FF8">
              <w:rPr>
                <w:rFonts w:cs="Calibri"/>
                <w:lang w:val="es-ES" w:eastAsia="es-ES"/>
              </w:rPr>
              <w:t>P</w:t>
            </w:r>
            <w:r>
              <w:rPr>
                <w:rFonts w:cs="Calibri"/>
                <w:lang w:val="es-ES" w:eastAsia="es-ES"/>
              </w:rPr>
              <w:t>ersons</w:t>
            </w:r>
            <w:proofErr w:type="spellEnd"/>
            <w:r w:rsidRPr="00213FF8">
              <w:rPr>
                <w:rFonts w:cs="Calibri"/>
                <w:lang w:val="es-ES" w:eastAsia="es-ES"/>
              </w:rPr>
              <w:t xml:space="preserve"> </w:t>
            </w:r>
          </w:p>
          <w:p w14:paraId="42308436" w14:textId="77777777" w:rsidR="00FA34B0" w:rsidRPr="00213FF8" w:rsidRDefault="00FA34B0" w:rsidP="0000023E">
            <w:pPr>
              <w:spacing w:after="0" w:line="240" w:lineRule="auto"/>
              <w:jc w:val="center"/>
              <w:rPr>
                <w:rFonts w:cs="Calibri"/>
                <w:lang w:val="es-ES" w:eastAsia="es-ES"/>
              </w:rPr>
            </w:pPr>
            <w:r w:rsidRPr="00213FF8">
              <w:rPr>
                <w:rFonts w:cs="Calibri"/>
                <w:noProof/>
                <w:lang w:val="es-ES" w:eastAsia="es-ES"/>
              </w:rPr>
              <w:drawing>
                <wp:inline distT="0" distB="0" distL="0" distR="0" wp14:anchorId="732747D7" wp14:editId="44FBF3A6">
                  <wp:extent cx="1800000" cy="1261640"/>
                  <wp:effectExtent l="19050" t="0" r="0" b="0"/>
                  <wp:docPr id="5" name="Imagen 12" descr="Et billede, der indeholder indendørs, væg, gulv, værelse&#10;&#10;Automatisk genereret beskrivelse"/>
                  <wp:cNvGraphicFramePr/>
                  <a:graphic xmlns:a="http://schemas.openxmlformats.org/drawingml/2006/main">
                    <a:graphicData uri="http://schemas.openxmlformats.org/drawingml/2006/picture">
                      <pic:pic xmlns:pic="http://schemas.openxmlformats.org/drawingml/2006/picture">
                        <pic:nvPicPr>
                          <pic:cNvPr id="5" name="Imagen 12" descr="Et billede, der indeholder indendørs, væg, gulv, værelse&#10;&#10;Automatisk genereret beskrivelse"/>
                          <pic:cNvPicPr>
                            <a:picLocks noChangeAspect="1" noChangeArrowheads="1"/>
                          </pic:cNvPicPr>
                        </pic:nvPicPr>
                        <pic:blipFill>
                          <a:blip r:embed="rId13" cstate="print"/>
                          <a:srcRect/>
                          <a:stretch>
                            <a:fillRect/>
                          </a:stretch>
                        </pic:blipFill>
                        <pic:spPr bwMode="auto">
                          <a:xfrm>
                            <a:off x="0" y="0"/>
                            <a:ext cx="1800000" cy="1261640"/>
                          </a:xfrm>
                          <a:prstGeom prst="rect">
                            <a:avLst/>
                          </a:prstGeom>
                          <a:noFill/>
                          <a:ln w="9525">
                            <a:noFill/>
                            <a:miter lim="800000"/>
                            <a:headEnd/>
                            <a:tailEnd/>
                          </a:ln>
                        </pic:spPr>
                      </pic:pic>
                    </a:graphicData>
                  </a:graphic>
                </wp:inline>
              </w:drawing>
            </w:r>
          </w:p>
        </w:tc>
      </w:tr>
    </w:tbl>
    <w:p w14:paraId="5392A519" w14:textId="77777777" w:rsidR="00FA34B0" w:rsidRDefault="00FA34B0" w:rsidP="00FA34B0">
      <w:pPr>
        <w:spacing w:after="0" w:line="240" w:lineRule="auto"/>
        <w:jc w:val="both"/>
        <w:outlineLvl w:val="2"/>
        <w:rPr>
          <w:rFonts w:ascii="Verdana" w:eastAsia="Times New Roman" w:hAnsi="Verdana"/>
          <w:b/>
          <w:bCs/>
          <w:color w:val="909B7A"/>
          <w:sz w:val="24"/>
          <w:szCs w:val="24"/>
          <w:lang w:val="en-GB" w:eastAsia="en-GB"/>
        </w:rPr>
      </w:pPr>
    </w:p>
    <w:p w14:paraId="32EB24FF" w14:textId="77777777" w:rsidR="00FA34B0" w:rsidRDefault="00FA34B0" w:rsidP="00CC5961">
      <w:pPr>
        <w:spacing w:after="0" w:line="240" w:lineRule="auto"/>
        <w:jc w:val="both"/>
        <w:outlineLvl w:val="2"/>
        <w:rPr>
          <w:rFonts w:ascii="Verdana" w:eastAsia="Times New Roman" w:hAnsi="Verdana"/>
          <w:b/>
          <w:bCs/>
          <w:color w:val="909B7A"/>
          <w:sz w:val="24"/>
          <w:szCs w:val="24"/>
          <w:lang w:val="en-GB" w:eastAsia="en-GB"/>
        </w:rPr>
      </w:pPr>
    </w:p>
    <w:p w14:paraId="7D065E9E" w14:textId="77777777" w:rsidR="00FA34B0" w:rsidRDefault="00FA34B0" w:rsidP="00CC5961">
      <w:pPr>
        <w:spacing w:after="0" w:line="240" w:lineRule="auto"/>
        <w:jc w:val="both"/>
        <w:outlineLvl w:val="2"/>
        <w:rPr>
          <w:rFonts w:ascii="Verdana" w:eastAsia="Times New Roman" w:hAnsi="Verdana"/>
          <w:b/>
          <w:bCs/>
          <w:color w:val="909B7A"/>
          <w:sz w:val="24"/>
          <w:szCs w:val="24"/>
          <w:lang w:val="en-GB" w:eastAsia="en-GB"/>
        </w:rPr>
      </w:pPr>
    </w:p>
    <w:p w14:paraId="35A4DE33" w14:textId="77777777" w:rsidR="00345FFC" w:rsidRDefault="00345FFC" w:rsidP="00345FFC">
      <w:pPr>
        <w:shd w:val="clear" w:color="auto" w:fill="FFFFFF"/>
        <w:spacing w:after="0" w:line="240" w:lineRule="auto"/>
        <w:jc w:val="both"/>
        <w:outlineLvl w:val="2"/>
        <w:rPr>
          <w:rFonts w:ascii="Verdana" w:eastAsia="Times New Roman" w:hAnsi="Verdana"/>
          <w:b/>
          <w:bCs/>
          <w:color w:val="909B7A"/>
          <w:sz w:val="24"/>
          <w:szCs w:val="24"/>
          <w:lang w:val="en-GB" w:eastAsia="en-GB"/>
        </w:rPr>
      </w:pPr>
      <w:r>
        <w:rPr>
          <w:rFonts w:ascii="Verdana" w:eastAsia="Times New Roman" w:hAnsi="Verdana"/>
          <w:b/>
          <w:bCs/>
          <w:color w:val="909B7A"/>
          <w:sz w:val="24"/>
          <w:szCs w:val="24"/>
          <w:lang w:val="en-GB" w:eastAsia="en-GB"/>
        </w:rPr>
        <w:br/>
      </w:r>
      <w:r>
        <w:rPr>
          <w:rFonts w:ascii="Verdana" w:eastAsia="Times New Roman" w:hAnsi="Verdana"/>
          <w:b/>
          <w:bCs/>
          <w:color w:val="909B7A"/>
          <w:sz w:val="24"/>
          <w:szCs w:val="24"/>
          <w:lang w:val="en-GB" w:eastAsia="en-GB"/>
        </w:rPr>
        <w:br/>
      </w:r>
      <w:r>
        <w:rPr>
          <w:rFonts w:ascii="Verdana" w:eastAsia="Times New Roman" w:hAnsi="Verdana"/>
          <w:b/>
          <w:bCs/>
          <w:color w:val="909B7A"/>
          <w:sz w:val="24"/>
          <w:szCs w:val="24"/>
          <w:lang w:val="en-GB" w:eastAsia="en-GB"/>
        </w:rPr>
        <w:br/>
      </w:r>
    </w:p>
    <w:p w14:paraId="7143423A" w14:textId="3C50A727" w:rsidR="00345FFC" w:rsidRDefault="00345FFC">
      <w:pPr>
        <w:spacing w:after="0" w:line="240" w:lineRule="auto"/>
        <w:rPr>
          <w:rFonts w:ascii="Verdana" w:eastAsia="Times New Roman" w:hAnsi="Verdana"/>
          <w:b/>
          <w:bCs/>
          <w:color w:val="909B7A"/>
          <w:sz w:val="24"/>
          <w:szCs w:val="24"/>
          <w:lang w:val="en-GB" w:eastAsia="en-GB"/>
        </w:rPr>
      </w:pPr>
    </w:p>
    <w:p w14:paraId="4587AEC2" w14:textId="10ED0E1E" w:rsidR="00345FFC" w:rsidRPr="001600A3" w:rsidRDefault="00345FFC" w:rsidP="00345FFC">
      <w:pPr>
        <w:shd w:val="clear" w:color="auto" w:fill="FFFFFF"/>
        <w:spacing w:after="0" w:line="240" w:lineRule="auto"/>
        <w:jc w:val="both"/>
        <w:outlineLvl w:val="2"/>
        <w:rPr>
          <w:rFonts w:ascii="Verdana" w:eastAsia="Times New Roman" w:hAnsi="Verdana"/>
          <w:b/>
          <w:bCs/>
          <w:color w:val="909B7A"/>
          <w:sz w:val="24"/>
          <w:szCs w:val="24"/>
          <w:lang w:val="en-GB" w:eastAsia="en-GB"/>
        </w:rPr>
      </w:pPr>
      <w:r w:rsidRPr="007A0744">
        <w:rPr>
          <w:rFonts w:ascii="Verdana" w:eastAsia="Times New Roman" w:hAnsi="Verdana"/>
          <w:b/>
          <w:bCs/>
          <w:color w:val="909B7A"/>
          <w:sz w:val="24"/>
          <w:szCs w:val="24"/>
          <w:lang w:val="en-GB" w:eastAsia="en-GB"/>
        </w:rPr>
        <w:t>A</w:t>
      </w:r>
      <w:r>
        <w:rPr>
          <w:rFonts w:ascii="Verdana" w:eastAsia="Times New Roman" w:hAnsi="Verdana"/>
          <w:b/>
          <w:bCs/>
          <w:color w:val="909B7A"/>
          <w:sz w:val="24"/>
          <w:szCs w:val="24"/>
          <w:lang w:val="en-GB" w:eastAsia="en-GB"/>
        </w:rPr>
        <w:t>ccommodation</w:t>
      </w:r>
      <w:r w:rsidRPr="007A0744">
        <w:rPr>
          <w:rFonts w:ascii="Verdana" w:eastAsia="Times New Roman" w:hAnsi="Verdana"/>
          <w:b/>
          <w:bCs/>
          <w:color w:val="909B7A"/>
          <w:sz w:val="24"/>
          <w:szCs w:val="24"/>
          <w:lang w:val="en-GB" w:eastAsia="en-GB"/>
        </w:rPr>
        <w:t>:</w:t>
      </w:r>
    </w:p>
    <w:p w14:paraId="01482039" w14:textId="77777777" w:rsidR="00345FFC" w:rsidRPr="001600A3" w:rsidRDefault="00345FFC" w:rsidP="00345FFC">
      <w:pPr>
        <w:shd w:val="clear" w:color="auto" w:fill="FFFFFF"/>
        <w:spacing w:after="0" w:line="240" w:lineRule="auto"/>
        <w:jc w:val="both"/>
        <w:outlineLvl w:val="2"/>
        <w:rPr>
          <w:rFonts w:asciiTheme="minorHAnsi" w:eastAsia="Times New Roman" w:hAnsiTheme="minorHAnsi"/>
          <w:bCs/>
          <w:sz w:val="24"/>
          <w:szCs w:val="24"/>
          <w:lang w:val="en-GB" w:eastAsia="en-GB"/>
        </w:rPr>
      </w:pPr>
      <w:r w:rsidRPr="001600A3">
        <w:rPr>
          <w:rFonts w:asciiTheme="minorHAnsi" w:eastAsia="Times New Roman" w:hAnsiTheme="minorHAnsi"/>
          <w:bCs/>
          <w:sz w:val="24"/>
          <w:szCs w:val="24"/>
          <w:lang w:val="en-GB" w:eastAsia="en-GB"/>
        </w:rPr>
        <w:t>The Organizers will help you to book a hotel room. More details will be provided in the Second Announcement.</w:t>
      </w:r>
    </w:p>
    <w:p w14:paraId="4708D2B8" w14:textId="1B97C86F" w:rsidR="00345FFC" w:rsidRPr="001600A3" w:rsidRDefault="00345FFC" w:rsidP="00345FFC">
      <w:pPr>
        <w:spacing w:after="0" w:line="240" w:lineRule="auto"/>
        <w:jc w:val="both"/>
        <w:rPr>
          <w:sz w:val="24"/>
          <w:szCs w:val="24"/>
          <w:lang w:val="en-US"/>
        </w:rPr>
      </w:pPr>
      <w:r w:rsidRPr="001600A3">
        <w:rPr>
          <w:sz w:val="24"/>
          <w:szCs w:val="24"/>
          <w:lang w:val="en-US"/>
        </w:rPr>
        <w:t xml:space="preserve">The Organizing Committee will provide the contacts of the different accommodation options, </w:t>
      </w:r>
      <w:r w:rsidR="001E2835" w:rsidRPr="001600A3">
        <w:rPr>
          <w:sz w:val="24"/>
          <w:szCs w:val="24"/>
          <w:lang w:val="en-US"/>
        </w:rPr>
        <w:t>to</w:t>
      </w:r>
      <w:r w:rsidRPr="001600A3">
        <w:rPr>
          <w:sz w:val="24"/>
          <w:szCs w:val="24"/>
          <w:lang w:val="en-US"/>
        </w:rPr>
        <w:t xml:space="preserve"> facilitate the booking. A list of hotels of different prices will be included when available.</w:t>
      </w:r>
    </w:p>
    <w:p w14:paraId="3888B689" w14:textId="77777777" w:rsidR="00345FFC" w:rsidRDefault="00345FFC" w:rsidP="00345FFC">
      <w:pPr>
        <w:spacing w:after="0" w:line="240" w:lineRule="auto"/>
        <w:jc w:val="both"/>
        <w:rPr>
          <w:sz w:val="24"/>
          <w:szCs w:val="24"/>
          <w:highlight w:val="yellow"/>
          <w:lang w:val="en-US"/>
        </w:rPr>
      </w:pPr>
    </w:p>
    <w:p w14:paraId="6FCF74F7" w14:textId="77777777" w:rsidR="00345FFC" w:rsidRDefault="00345FFC" w:rsidP="00345FFC">
      <w:pPr>
        <w:spacing w:after="0" w:line="240" w:lineRule="auto"/>
        <w:jc w:val="both"/>
        <w:rPr>
          <w:sz w:val="24"/>
          <w:szCs w:val="24"/>
          <w:highlight w:val="yellow"/>
          <w:lang w:val="en-US"/>
        </w:rPr>
      </w:pPr>
    </w:p>
    <w:p w14:paraId="252CDF85" w14:textId="77777777" w:rsidR="00345FFC" w:rsidRPr="00345FFC" w:rsidRDefault="00345FFC" w:rsidP="00CC5961">
      <w:pPr>
        <w:spacing w:after="0" w:line="240" w:lineRule="auto"/>
        <w:jc w:val="both"/>
        <w:outlineLvl w:val="2"/>
        <w:rPr>
          <w:rFonts w:ascii="Verdana" w:eastAsia="Times New Roman" w:hAnsi="Verdana"/>
          <w:b/>
          <w:bCs/>
          <w:color w:val="909B7A"/>
          <w:sz w:val="24"/>
          <w:szCs w:val="24"/>
          <w:lang w:val="en-US" w:eastAsia="en-GB"/>
        </w:rPr>
      </w:pPr>
    </w:p>
    <w:p w14:paraId="3977ED39" w14:textId="273E897A" w:rsidR="00A96B7C" w:rsidRPr="0070560A" w:rsidRDefault="00A96B7C" w:rsidP="00CC5961">
      <w:pPr>
        <w:spacing w:after="0" w:line="240" w:lineRule="auto"/>
        <w:jc w:val="both"/>
        <w:outlineLvl w:val="2"/>
        <w:rPr>
          <w:rFonts w:ascii="Verdana" w:eastAsia="Times New Roman" w:hAnsi="Verdana"/>
          <w:b/>
          <w:bCs/>
          <w:color w:val="909B7A"/>
          <w:sz w:val="24"/>
          <w:szCs w:val="24"/>
          <w:lang w:val="en-GB" w:eastAsia="en-GB"/>
        </w:rPr>
      </w:pPr>
      <w:r w:rsidRPr="0070560A">
        <w:rPr>
          <w:rFonts w:ascii="Verdana" w:eastAsia="Times New Roman" w:hAnsi="Verdana"/>
          <w:b/>
          <w:bCs/>
          <w:color w:val="909B7A"/>
          <w:sz w:val="24"/>
          <w:szCs w:val="24"/>
          <w:lang w:val="en-GB" w:eastAsia="en-GB"/>
        </w:rPr>
        <w:t>Sponsored by:</w:t>
      </w:r>
    </w:p>
    <w:p w14:paraId="54B8C5A3" w14:textId="663C3A1B" w:rsidR="00344B5B" w:rsidRPr="004116ED" w:rsidRDefault="00316EFD" w:rsidP="00063F49">
      <w:pPr>
        <w:numPr>
          <w:ilvl w:val="0"/>
          <w:numId w:val="1"/>
        </w:numPr>
        <w:shd w:val="clear" w:color="auto" w:fill="FFFFFF"/>
        <w:tabs>
          <w:tab w:val="clear" w:pos="720"/>
          <w:tab w:val="num" w:pos="284"/>
        </w:tabs>
        <w:spacing w:after="0" w:line="240" w:lineRule="auto"/>
        <w:ind w:left="284" w:hanging="284"/>
        <w:jc w:val="both"/>
        <w:rPr>
          <w:rFonts w:eastAsia="Times New Roman" w:cs="Arial"/>
          <w:color w:val="000000" w:themeColor="text1"/>
          <w:highlight w:val="yellow"/>
          <w:lang w:val="en-GB" w:eastAsia="en-GB"/>
        </w:rPr>
      </w:pPr>
      <w:r>
        <w:rPr>
          <w:rFonts w:eastAsia="Times New Roman" w:cs="Arial"/>
          <w:color w:val="000000" w:themeColor="text1"/>
          <w:lang w:val="en-GB" w:eastAsia="en-GB"/>
        </w:rPr>
        <w:t xml:space="preserve">EU LIFE </w:t>
      </w:r>
      <w:r w:rsidR="00E2554A">
        <w:rPr>
          <w:rFonts w:eastAsia="Times New Roman" w:cs="Arial"/>
          <w:color w:val="000000" w:themeColor="text1"/>
          <w:lang w:val="en-GB" w:eastAsia="en-GB"/>
        </w:rPr>
        <w:t xml:space="preserve">SURFING </w:t>
      </w:r>
      <w:r>
        <w:rPr>
          <w:rFonts w:eastAsia="Times New Roman" w:cs="Arial"/>
          <w:color w:val="000000" w:themeColor="text1"/>
          <w:lang w:val="en-GB" w:eastAsia="en-GB"/>
        </w:rPr>
        <w:t xml:space="preserve">project: </w:t>
      </w:r>
      <w:proofErr w:type="spellStart"/>
      <w:r w:rsidR="00344B5B" w:rsidRPr="00344B5B">
        <w:rPr>
          <w:rFonts w:eastAsia="Times New Roman" w:cs="Arial"/>
          <w:color w:val="000000" w:themeColor="text1"/>
          <w:lang w:val="en-GB" w:eastAsia="en-GB"/>
        </w:rPr>
        <w:t>SURFactant</w:t>
      </w:r>
      <w:proofErr w:type="spellEnd"/>
      <w:r w:rsidR="00344B5B" w:rsidRPr="00344B5B">
        <w:rPr>
          <w:rFonts w:eastAsia="Times New Roman" w:cs="Arial"/>
          <w:color w:val="000000" w:themeColor="text1"/>
          <w:lang w:val="en-GB" w:eastAsia="en-GB"/>
        </w:rPr>
        <w:t xml:space="preserve"> enhanced chemical oxidation for </w:t>
      </w:r>
      <w:proofErr w:type="spellStart"/>
      <w:r w:rsidR="00344B5B" w:rsidRPr="00344B5B">
        <w:rPr>
          <w:rFonts w:eastAsia="Times New Roman" w:cs="Arial"/>
          <w:color w:val="000000" w:themeColor="text1"/>
          <w:lang w:val="en-GB" w:eastAsia="en-GB"/>
        </w:rPr>
        <w:t>remediat</w:t>
      </w:r>
      <w:r w:rsidR="00FA34B0">
        <w:rPr>
          <w:rFonts w:eastAsia="Times New Roman" w:cs="Arial"/>
          <w:color w:val="000000" w:themeColor="text1"/>
          <w:lang w:val="en-GB" w:eastAsia="en-GB"/>
        </w:rPr>
        <w:t>ING</w:t>
      </w:r>
      <w:proofErr w:type="spellEnd"/>
      <w:r w:rsidR="00344B5B" w:rsidRPr="00344B5B">
        <w:rPr>
          <w:rFonts w:eastAsia="Times New Roman" w:cs="Arial"/>
          <w:color w:val="000000" w:themeColor="text1"/>
          <w:lang w:val="en-GB" w:eastAsia="en-GB"/>
        </w:rPr>
        <w:t xml:space="preserve"> DNAPL</w:t>
      </w:r>
      <w:r w:rsidR="004116ED">
        <w:rPr>
          <w:rFonts w:eastAsia="Times New Roman" w:cs="Arial"/>
          <w:color w:val="000000" w:themeColor="text1"/>
          <w:lang w:val="en-GB" w:eastAsia="en-GB"/>
        </w:rPr>
        <w:t>—</w:t>
      </w:r>
      <w:r w:rsidR="004116ED" w:rsidRPr="004116ED">
        <w:rPr>
          <w:rFonts w:eastAsia="Times New Roman" w:cs="Arial"/>
          <w:color w:val="000000" w:themeColor="text1"/>
          <w:highlight w:val="yellow"/>
          <w:lang w:val="en-GB" w:eastAsia="en-GB"/>
        </w:rPr>
        <w:t xml:space="preserve">Elena, Alicia should we also include next to Life Surfing logo the Logo of Universidad </w:t>
      </w:r>
      <w:proofErr w:type="spellStart"/>
      <w:r w:rsidR="004116ED" w:rsidRPr="004116ED">
        <w:rPr>
          <w:rFonts w:eastAsia="Times New Roman" w:cs="Arial"/>
          <w:color w:val="000000" w:themeColor="text1"/>
          <w:highlight w:val="yellow"/>
          <w:lang w:val="en-GB" w:eastAsia="en-GB"/>
        </w:rPr>
        <w:t>Complutense</w:t>
      </w:r>
      <w:proofErr w:type="spellEnd"/>
      <w:r w:rsidR="004116ED" w:rsidRPr="004116ED">
        <w:rPr>
          <w:rFonts w:eastAsia="Times New Roman" w:cs="Arial"/>
          <w:color w:val="000000" w:themeColor="text1"/>
          <w:highlight w:val="yellow"/>
          <w:lang w:val="en-GB" w:eastAsia="en-GB"/>
        </w:rPr>
        <w:t xml:space="preserve"> Madrid (as we had planned last </w:t>
      </w:r>
      <w:proofErr w:type="gramStart"/>
      <w:r w:rsidR="004116ED" w:rsidRPr="004116ED">
        <w:rPr>
          <w:rFonts w:eastAsia="Times New Roman" w:cs="Arial"/>
          <w:color w:val="000000" w:themeColor="text1"/>
          <w:highlight w:val="yellow"/>
          <w:lang w:val="en-GB" w:eastAsia="en-GB"/>
        </w:rPr>
        <w:t>time?</w:t>
      </w:r>
      <w:r w:rsidR="004116ED">
        <w:rPr>
          <w:rFonts w:eastAsia="Times New Roman" w:cs="Arial"/>
          <w:color w:val="000000" w:themeColor="text1"/>
          <w:highlight w:val="yellow"/>
          <w:lang w:val="en-GB" w:eastAsia="en-GB"/>
        </w:rPr>
        <w:t>-</w:t>
      </w:r>
      <w:proofErr w:type="gramEnd"/>
      <w:r w:rsidR="004116ED">
        <w:rPr>
          <w:rFonts w:eastAsia="Times New Roman" w:cs="Arial"/>
          <w:color w:val="000000" w:themeColor="text1"/>
          <w:highlight w:val="yellow"/>
          <w:lang w:val="en-GB" w:eastAsia="en-GB"/>
        </w:rPr>
        <w:t>would make sense!</w:t>
      </w:r>
      <w:r w:rsidR="004116ED" w:rsidRPr="004116ED">
        <w:rPr>
          <w:rFonts w:eastAsia="Times New Roman" w:cs="Arial"/>
          <w:color w:val="000000" w:themeColor="text1"/>
          <w:highlight w:val="yellow"/>
          <w:lang w:val="en-GB" w:eastAsia="en-GB"/>
        </w:rPr>
        <w:t>) and we have still included logo University Stuttgart ?? (</w:t>
      </w:r>
      <w:proofErr w:type="gramStart"/>
      <w:r w:rsidR="004116ED" w:rsidRPr="004116ED">
        <w:rPr>
          <w:rFonts w:eastAsia="Times New Roman" w:cs="Arial"/>
          <w:color w:val="000000" w:themeColor="text1"/>
          <w:highlight w:val="yellow"/>
          <w:lang w:val="en-GB" w:eastAsia="en-GB"/>
        </w:rPr>
        <w:t>they</w:t>
      </w:r>
      <w:proofErr w:type="gramEnd"/>
      <w:r w:rsidR="004116ED" w:rsidRPr="004116ED">
        <w:rPr>
          <w:rFonts w:eastAsia="Times New Roman" w:cs="Arial"/>
          <w:color w:val="000000" w:themeColor="text1"/>
          <w:highlight w:val="yellow"/>
          <w:lang w:val="en-GB" w:eastAsia="en-GB"/>
        </w:rPr>
        <w:t xml:space="preserve"> are not there and hav</w:t>
      </w:r>
      <w:r w:rsidR="004116ED">
        <w:rPr>
          <w:rFonts w:eastAsia="Times New Roman" w:cs="Arial"/>
          <w:color w:val="000000" w:themeColor="text1"/>
          <w:highlight w:val="yellow"/>
          <w:lang w:val="en-GB" w:eastAsia="en-GB"/>
        </w:rPr>
        <w:t>e</w:t>
      </w:r>
      <w:r w:rsidR="004116ED" w:rsidRPr="004116ED">
        <w:rPr>
          <w:rFonts w:eastAsia="Times New Roman" w:cs="Arial"/>
          <w:color w:val="000000" w:themeColor="text1"/>
          <w:highlight w:val="yellow"/>
          <w:lang w:val="en-GB" w:eastAsia="en-GB"/>
        </w:rPr>
        <w:t xml:space="preserve"> finished the project??  </w:t>
      </w:r>
      <w:r w:rsidR="004116ED">
        <w:rPr>
          <w:rFonts w:eastAsia="Times New Roman" w:cs="Arial"/>
          <w:color w:val="000000" w:themeColor="text1"/>
          <w:highlight w:val="yellow"/>
          <w:lang w:val="en-GB" w:eastAsia="en-GB"/>
        </w:rPr>
        <w:t>-Please advise</w:t>
      </w:r>
    </w:p>
    <w:p w14:paraId="2021C12A" w14:textId="77777777" w:rsidR="00943272" w:rsidRDefault="00943272" w:rsidP="00943272">
      <w:pPr>
        <w:numPr>
          <w:ilvl w:val="0"/>
          <w:numId w:val="1"/>
        </w:numPr>
        <w:shd w:val="clear" w:color="auto" w:fill="FFFFFF"/>
        <w:tabs>
          <w:tab w:val="clear" w:pos="720"/>
          <w:tab w:val="num" w:pos="284"/>
        </w:tabs>
        <w:spacing w:after="0" w:line="240" w:lineRule="auto"/>
        <w:ind w:hanging="720"/>
        <w:jc w:val="both"/>
        <w:rPr>
          <w:rFonts w:eastAsia="Times New Roman" w:cs="Arial"/>
          <w:color w:val="000000" w:themeColor="text1"/>
          <w:lang w:val="nl-NL" w:eastAsia="en-GB"/>
        </w:rPr>
      </w:pPr>
      <w:proofErr w:type="spellStart"/>
      <w:r w:rsidRPr="001D20E6">
        <w:rPr>
          <w:rFonts w:eastAsia="Times New Roman" w:cs="Arial"/>
          <w:color w:val="000000" w:themeColor="text1"/>
          <w:lang w:val="nl-NL" w:eastAsia="en-GB"/>
        </w:rPr>
        <w:t>Tauw</w:t>
      </w:r>
      <w:proofErr w:type="spellEnd"/>
      <w:r w:rsidRPr="001D20E6">
        <w:rPr>
          <w:rFonts w:eastAsia="Times New Roman" w:cs="Arial"/>
          <w:color w:val="000000" w:themeColor="text1"/>
          <w:lang w:val="nl-NL" w:eastAsia="en-GB"/>
        </w:rPr>
        <w:t xml:space="preserve">, The Netherlands </w:t>
      </w:r>
    </w:p>
    <w:p w14:paraId="3A2A7055" w14:textId="0924460C" w:rsidR="00E718AE" w:rsidRDefault="00E718AE" w:rsidP="00E718AE">
      <w:pPr>
        <w:shd w:val="clear" w:color="auto" w:fill="FFFFFF"/>
        <w:spacing w:after="0" w:line="240" w:lineRule="auto"/>
        <w:jc w:val="both"/>
        <w:rPr>
          <w:rFonts w:eastAsia="Times New Roman" w:cs="Arial"/>
          <w:color w:val="000000" w:themeColor="text1"/>
          <w:highlight w:val="cyan"/>
          <w:lang w:val="en-GB" w:eastAsia="en-GB"/>
        </w:rPr>
      </w:pPr>
    </w:p>
    <w:p w14:paraId="4FE4342E" w14:textId="77777777" w:rsidR="00AD329A" w:rsidRPr="007E52C4" w:rsidRDefault="00AD329A" w:rsidP="00AD329A">
      <w:pPr>
        <w:shd w:val="clear" w:color="auto" w:fill="FFFFFF"/>
        <w:spacing w:after="0" w:line="240" w:lineRule="auto"/>
        <w:jc w:val="both"/>
        <w:outlineLvl w:val="2"/>
        <w:rPr>
          <w:rFonts w:ascii="Verdana" w:eastAsia="Times New Roman" w:hAnsi="Verdana"/>
          <w:b/>
          <w:bCs/>
          <w:color w:val="909B7A"/>
          <w:sz w:val="24"/>
          <w:szCs w:val="24"/>
          <w:lang w:val="en-US" w:eastAsia="en-GB"/>
        </w:rPr>
      </w:pPr>
      <w:r w:rsidRPr="00D72960">
        <w:rPr>
          <w:rFonts w:ascii="Verdana" w:eastAsia="Times New Roman" w:hAnsi="Verdana"/>
          <w:b/>
          <w:bCs/>
          <w:color w:val="909B7A"/>
          <w:sz w:val="24"/>
          <w:szCs w:val="24"/>
          <w:lang w:val="en-GB" w:eastAsia="en-GB"/>
        </w:rPr>
        <w:t>Background:</w:t>
      </w:r>
      <w:r>
        <w:rPr>
          <w:rFonts w:ascii="Verdana" w:eastAsia="Times New Roman" w:hAnsi="Verdana"/>
          <w:b/>
          <w:bCs/>
          <w:color w:val="909B7A"/>
          <w:sz w:val="24"/>
          <w:szCs w:val="24"/>
          <w:lang w:val="en-GB" w:eastAsia="en-GB"/>
        </w:rPr>
        <w:t xml:space="preserve"> </w:t>
      </w:r>
      <w:r w:rsidRPr="007E52C4">
        <w:rPr>
          <w:rFonts w:ascii="Verdana" w:eastAsia="Times New Roman" w:hAnsi="Verdana"/>
          <w:b/>
          <w:bCs/>
          <w:color w:val="909B7A"/>
          <w:sz w:val="24"/>
          <w:szCs w:val="24"/>
          <w:lang w:val="en-GB" w:eastAsia="en-GB"/>
        </w:rPr>
        <w:sym w:font="Wingdings" w:char="F0E0"/>
      </w:r>
      <w:r>
        <w:rPr>
          <w:rFonts w:ascii="Verdana" w:eastAsia="Times New Roman" w:hAnsi="Verdana"/>
          <w:b/>
          <w:bCs/>
          <w:color w:val="909B7A"/>
          <w:sz w:val="24"/>
          <w:szCs w:val="24"/>
          <w:lang w:val="en-GB" w:eastAsia="en-GB"/>
        </w:rPr>
        <w:t xml:space="preserve"> </w:t>
      </w:r>
      <w:r w:rsidRPr="007E52C4">
        <w:rPr>
          <w:highlight w:val="yellow"/>
          <w:lang w:val="en-US"/>
        </w:rPr>
        <w:t xml:space="preserve">Elena, Alicia and Susana, please check if all Aragon issues in this part </w:t>
      </w:r>
      <w:proofErr w:type="gramStart"/>
      <w:r w:rsidRPr="007E52C4">
        <w:rPr>
          <w:highlight w:val="yellow"/>
          <w:lang w:val="en-US"/>
        </w:rPr>
        <w:t>are</w:t>
      </w:r>
      <w:proofErr w:type="gramEnd"/>
      <w:r w:rsidRPr="007E52C4">
        <w:rPr>
          <w:highlight w:val="yellow"/>
          <w:lang w:val="en-US"/>
        </w:rPr>
        <w:t xml:space="preserve"> OK?</w:t>
      </w:r>
    </w:p>
    <w:p w14:paraId="00B2B24A" w14:textId="77777777" w:rsidR="00AD329A" w:rsidRPr="00D72960" w:rsidRDefault="00AD329A" w:rsidP="00AD329A">
      <w:pPr>
        <w:pStyle w:val="Almindeligtekst"/>
        <w:jc w:val="both"/>
        <w:rPr>
          <w:rFonts w:ascii="Calibri" w:hAnsi="Calibri"/>
          <w:sz w:val="24"/>
          <w:szCs w:val="24"/>
          <w:lang w:val="en-GB"/>
        </w:rPr>
      </w:pPr>
      <w:r>
        <w:rPr>
          <w:rFonts w:ascii="Calibri" w:hAnsi="Calibri"/>
          <w:sz w:val="24"/>
          <w:szCs w:val="24"/>
          <w:lang w:val="en-GB"/>
        </w:rPr>
        <w:t>Starting in 1992,</w:t>
      </w:r>
      <w:r w:rsidRPr="00D72960">
        <w:rPr>
          <w:rFonts w:ascii="Calibri" w:hAnsi="Calibri"/>
          <w:sz w:val="24"/>
          <w:szCs w:val="24"/>
          <w:lang w:val="en-GB"/>
        </w:rPr>
        <w:t xml:space="preserve"> </w:t>
      </w:r>
      <w:r>
        <w:rPr>
          <w:rFonts w:ascii="Calibri" w:hAnsi="Calibri"/>
          <w:sz w:val="24"/>
          <w:szCs w:val="24"/>
          <w:lang w:val="en-GB"/>
        </w:rPr>
        <w:t>31</w:t>
      </w:r>
      <w:r w:rsidRPr="00D72960">
        <w:rPr>
          <w:rFonts w:ascii="Calibri" w:hAnsi="Calibri"/>
          <w:sz w:val="24"/>
          <w:szCs w:val="24"/>
          <w:lang w:val="en-GB"/>
        </w:rPr>
        <w:t xml:space="preserve"> years</w:t>
      </w:r>
      <w:r>
        <w:rPr>
          <w:rFonts w:ascii="Calibri" w:hAnsi="Calibri"/>
          <w:sz w:val="24"/>
          <w:szCs w:val="24"/>
          <w:lang w:val="en-GB"/>
        </w:rPr>
        <w:t xml:space="preserve"> later</w:t>
      </w:r>
      <w:r w:rsidRPr="00D72960">
        <w:rPr>
          <w:rFonts w:ascii="Calibri" w:hAnsi="Calibri"/>
          <w:sz w:val="24"/>
          <w:szCs w:val="24"/>
          <w:lang w:val="en-GB"/>
        </w:rPr>
        <w:t>, the intern</w:t>
      </w:r>
      <w:r>
        <w:rPr>
          <w:rFonts w:ascii="Calibri" w:hAnsi="Calibri"/>
          <w:sz w:val="24"/>
          <w:szCs w:val="24"/>
          <w:lang w:val="en-GB"/>
        </w:rPr>
        <w:t>a</w:t>
      </w:r>
      <w:r w:rsidRPr="00D72960">
        <w:rPr>
          <w:rFonts w:ascii="Calibri" w:hAnsi="Calibri"/>
          <w:sz w:val="24"/>
          <w:szCs w:val="24"/>
          <w:lang w:val="en-GB"/>
        </w:rPr>
        <w:t>tional meeting of experts on issues related to obsolete</w:t>
      </w:r>
      <w:r>
        <w:rPr>
          <w:rFonts w:ascii="Calibri" w:hAnsi="Calibri"/>
          <w:sz w:val="24"/>
          <w:szCs w:val="24"/>
          <w:lang w:val="en-GB"/>
        </w:rPr>
        <w:t xml:space="preserve"> and POPs</w:t>
      </w:r>
      <w:r w:rsidRPr="00D72960">
        <w:rPr>
          <w:rFonts w:ascii="Calibri" w:hAnsi="Calibri"/>
          <w:sz w:val="24"/>
          <w:szCs w:val="24"/>
          <w:lang w:val="en-GB"/>
        </w:rPr>
        <w:t xml:space="preserve"> pesticides meet again in Spain. In its 1</w:t>
      </w:r>
      <w:r>
        <w:rPr>
          <w:rFonts w:ascii="Calibri" w:hAnsi="Calibri"/>
          <w:sz w:val="24"/>
          <w:szCs w:val="24"/>
          <w:lang w:val="en-GB"/>
        </w:rPr>
        <w:t>4</w:t>
      </w:r>
      <w:r w:rsidRPr="00457D48">
        <w:rPr>
          <w:rFonts w:ascii="Calibri" w:hAnsi="Calibri"/>
          <w:sz w:val="24"/>
          <w:szCs w:val="24"/>
          <w:vertAlign w:val="superscript"/>
          <w:lang w:val="en-GB"/>
        </w:rPr>
        <w:t>th</w:t>
      </w:r>
      <w:r>
        <w:rPr>
          <w:rFonts w:ascii="Calibri" w:hAnsi="Calibri"/>
          <w:sz w:val="24"/>
          <w:szCs w:val="24"/>
          <w:lang w:val="en-GB"/>
        </w:rPr>
        <w:t xml:space="preserve"> </w:t>
      </w:r>
      <w:r w:rsidRPr="00D72960">
        <w:rPr>
          <w:rFonts w:ascii="Calibri" w:hAnsi="Calibri"/>
          <w:sz w:val="24"/>
          <w:szCs w:val="24"/>
          <w:lang w:val="en-GB"/>
        </w:rPr>
        <w:t>edition, the International HCH and Pesticides Forum will address the issue of lindane, and the consequences of mismanagement have had on the Spanish territory.</w:t>
      </w:r>
    </w:p>
    <w:p w14:paraId="626E71BC" w14:textId="77777777" w:rsidR="00AD329A" w:rsidRPr="00D72960" w:rsidRDefault="00AD329A" w:rsidP="00AD329A">
      <w:pPr>
        <w:pStyle w:val="Almindeligtekst"/>
        <w:jc w:val="both"/>
        <w:rPr>
          <w:rFonts w:ascii="Calibri" w:hAnsi="Calibri"/>
          <w:sz w:val="24"/>
          <w:szCs w:val="24"/>
          <w:lang w:val="en-GB"/>
        </w:rPr>
      </w:pPr>
    </w:p>
    <w:p w14:paraId="420E239F" w14:textId="77777777" w:rsidR="00AD329A" w:rsidRDefault="00AD329A" w:rsidP="00AD329A">
      <w:pPr>
        <w:pStyle w:val="Almindeligtekst"/>
        <w:jc w:val="both"/>
        <w:rPr>
          <w:rFonts w:ascii="Calibri" w:hAnsi="Calibri"/>
          <w:sz w:val="24"/>
          <w:szCs w:val="24"/>
          <w:lang w:val="en-GB"/>
        </w:rPr>
      </w:pPr>
      <w:r w:rsidRPr="00D72960">
        <w:rPr>
          <w:rFonts w:ascii="Calibri" w:hAnsi="Calibri"/>
          <w:sz w:val="24"/>
          <w:szCs w:val="24"/>
          <w:lang w:val="en-GB"/>
        </w:rPr>
        <w:t xml:space="preserve">This Forum is undertaken under the framework of the </w:t>
      </w:r>
      <w:r>
        <w:rPr>
          <w:rFonts w:ascii="Calibri" w:hAnsi="Calibri"/>
          <w:sz w:val="24"/>
          <w:szCs w:val="24"/>
          <w:lang w:val="en-GB"/>
        </w:rPr>
        <w:t xml:space="preserve">EU </w:t>
      </w:r>
      <w:r w:rsidRPr="00D72960">
        <w:rPr>
          <w:rFonts w:ascii="Calibri" w:hAnsi="Calibri"/>
          <w:sz w:val="24"/>
          <w:szCs w:val="24"/>
          <w:lang w:val="en-GB"/>
        </w:rPr>
        <w:t>LIFE + Environment Programme, in which the European Commission has awarded the project</w:t>
      </w:r>
      <w:r>
        <w:rPr>
          <w:rFonts w:ascii="Calibri" w:hAnsi="Calibri"/>
          <w:sz w:val="24"/>
          <w:szCs w:val="24"/>
          <w:lang w:val="en-GB"/>
        </w:rPr>
        <w:t xml:space="preserve"> </w:t>
      </w:r>
      <w:r w:rsidRPr="00BE3479">
        <w:rPr>
          <w:rFonts w:ascii="Calibri" w:hAnsi="Calibri"/>
          <w:b/>
          <w:bCs/>
          <w:sz w:val="24"/>
          <w:szCs w:val="24"/>
          <w:lang w:val="en-GB"/>
        </w:rPr>
        <w:t>“</w:t>
      </w:r>
      <w:proofErr w:type="spellStart"/>
      <w:r w:rsidRPr="00BE3479">
        <w:rPr>
          <w:rFonts w:ascii="Calibri" w:hAnsi="Calibri"/>
          <w:b/>
          <w:bCs/>
          <w:sz w:val="24"/>
          <w:szCs w:val="24"/>
          <w:lang w:val="en-GB"/>
        </w:rPr>
        <w:t>SURFactant</w:t>
      </w:r>
      <w:proofErr w:type="spellEnd"/>
      <w:r w:rsidRPr="00BE3479">
        <w:rPr>
          <w:rFonts w:ascii="Calibri" w:hAnsi="Calibri"/>
          <w:b/>
          <w:bCs/>
          <w:sz w:val="24"/>
          <w:szCs w:val="24"/>
          <w:lang w:val="en-GB"/>
        </w:rPr>
        <w:t xml:space="preserve"> enhanced chemical oxidation for </w:t>
      </w:r>
      <w:proofErr w:type="spellStart"/>
      <w:r w:rsidRPr="00BE3479">
        <w:rPr>
          <w:rFonts w:ascii="Calibri" w:hAnsi="Calibri"/>
          <w:b/>
          <w:bCs/>
          <w:sz w:val="24"/>
          <w:szCs w:val="24"/>
          <w:lang w:val="en-GB"/>
        </w:rPr>
        <w:t>remediatING</w:t>
      </w:r>
      <w:proofErr w:type="spellEnd"/>
      <w:r w:rsidRPr="00BE3479">
        <w:rPr>
          <w:rFonts w:ascii="Calibri" w:hAnsi="Calibri"/>
          <w:b/>
          <w:bCs/>
          <w:sz w:val="24"/>
          <w:szCs w:val="24"/>
          <w:lang w:val="en-GB"/>
        </w:rPr>
        <w:t xml:space="preserve"> DNAPL"(LIFE SURFING)</w:t>
      </w:r>
      <w:r>
        <w:rPr>
          <w:rFonts w:ascii="Calibri" w:hAnsi="Calibri"/>
          <w:sz w:val="24"/>
          <w:szCs w:val="24"/>
          <w:lang w:val="en-GB"/>
        </w:rPr>
        <w:t xml:space="preserve"> </w:t>
      </w:r>
      <w:r w:rsidRPr="00D72960">
        <w:rPr>
          <w:rFonts w:ascii="Calibri" w:hAnsi="Calibri"/>
          <w:sz w:val="24"/>
          <w:szCs w:val="24"/>
          <w:lang w:val="en-GB"/>
        </w:rPr>
        <w:t xml:space="preserve">under implementation in </w:t>
      </w:r>
      <w:proofErr w:type="spellStart"/>
      <w:r w:rsidRPr="00D72960">
        <w:rPr>
          <w:rFonts w:ascii="Calibri" w:hAnsi="Calibri"/>
          <w:sz w:val="24"/>
          <w:szCs w:val="24"/>
          <w:lang w:val="en-GB"/>
        </w:rPr>
        <w:t>Sabiñánigo</w:t>
      </w:r>
      <w:proofErr w:type="spellEnd"/>
      <w:r w:rsidRPr="00D72960">
        <w:rPr>
          <w:rFonts w:ascii="Calibri" w:hAnsi="Calibri"/>
          <w:sz w:val="24"/>
          <w:szCs w:val="24"/>
          <w:lang w:val="en-GB"/>
        </w:rPr>
        <w:t>, Spain</w:t>
      </w:r>
      <w:r>
        <w:rPr>
          <w:rFonts w:ascii="Calibri" w:hAnsi="Calibri"/>
          <w:sz w:val="24"/>
          <w:szCs w:val="24"/>
          <w:lang w:val="en-GB"/>
        </w:rPr>
        <w:t xml:space="preserve">, which is the </w:t>
      </w:r>
      <w:r w:rsidRPr="00E91754">
        <w:rPr>
          <w:rFonts w:ascii="Calibri" w:hAnsi="Calibri"/>
          <w:sz w:val="24"/>
          <w:szCs w:val="24"/>
          <w:lang w:val="en-GB"/>
        </w:rPr>
        <w:t xml:space="preserve">follow-up of the successful </w:t>
      </w:r>
      <w:r>
        <w:rPr>
          <w:rFonts w:ascii="Calibri" w:hAnsi="Calibri"/>
          <w:sz w:val="24"/>
          <w:szCs w:val="24"/>
          <w:lang w:val="en-GB"/>
        </w:rPr>
        <w:t xml:space="preserve">EU LIFE + Project: </w:t>
      </w:r>
      <w:r w:rsidRPr="00E91754">
        <w:rPr>
          <w:rFonts w:ascii="Calibri" w:hAnsi="Calibri"/>
          <w:sz w:val="24"/>
          <w:szCs w:val="24"/>
          <w:lang w:val="en-GB"/>
        </w:rPr>
        <w:t>"Lab to field, soil remediation demonstrative project: new ISCO application to environmental Multicomponent DNAPL problem" (DISCOVERED LIFE)</w:t>
      </w:r>
      <w:r>
        <w:rPr>
          <w:rFonts w:ascii="Calibri" w:hAnsi="Calibri"/>
          <w:sz w:val="24"/>
          <w:szCs w:val="24"/>
          <w:lang w:val="en-GB"/>
        </w:rPr>
        <w:t>.</w:t>
      </w:r>
    </w:p>
    <w:p w14:paraId="33796666" w14:textId="77777777" w:rsidR="00AD329A" w:rsidRDefault="00AD329A" w:rsidP="00AD329A">
      <w:pPr>
        <w:pStyle w:val="Almindeligtekst"/>
        <w:jc w:val="both"/>
        <w:rPr>
          <w:rFonts w:ascii="Calibri" w:hAnsi="Calibri"/>
          <w:sz w:val="24"/>
          <w:szCs w:val="24"/>
          <w:lang w:val="en-GB"/>
        </w:rPr>
      </w:pPr>
    </w:p>
    <w:p w14:paraId="535A3683" w14:textId="77777777" w:rsidR="00AD329A" w:rsidRPr="00D72960" w:rsidRDefault="00AD329A" w:rsidP="00AD329A">
      <w:pPr>
        <w:pStyle w:val="Almindeligtekst"/>
        <w:jc w:val="both"/>
        <w:rPr>
          <w:rFonts w:ascii="Calibri" w:hAnsi="Calibri"/>
          <w:sz w:val="24"/>
          <w:szCs w:val="24"/>
          <w:lang w:val="en-GB"/>
        </w:rPr>
      </w:pPr>
      <w:r>
        <w:rPr>
          <w:rFonts w:ascii="Calibri" w:hAnsi="Calibri"/>
          <w:sz w:val="24"/>
          <w:szCs w:val="24"/>
          <w:lang w:val="en-GB"/>
        </w:rPr>
        <w:t>Secondly, under the framework of the</w:t>
      </w:r>
      <w:r w:rsidRPr="008761E7">
        <w:rPr>
          <w:rFonts w:ascii="Calibri" w:hAnsi="Calibri"/>
          <w:sz w:val="24"/>
          <w:szCs w:val="24"/>
          <w:lang w:val="en-GB"/>
        </w:rPr>
        <w:t xml:space="preserve"> European Regional Development Fund: </w:t>
      </w:r>
      <w:r w:rsidRPr="00BE3479">
        <w:rPr>
          <w:rFonts w:ascii="Calibri" w:hAnsi="Calibri"/>
          <w:b/>
          <w:bCs/>
          <w:sz w:val="24"/>
          <w:szCs w:val="24"/>
          <w:lang w:val="en-GB"/>
        </w:rPr>
        <w:t>EU LINDANET, European Network of Lindane waste affected regions working together towards a greener environment:</w:t>
      </w:r>
      <w:r w:rsidRPr="008761E7">
        <w:rPr>
          <w:rFonts w:ascii="Calibri" w:hAnsi="Calibri"/>
          <w:sz w:val="24"/>
          <w:szCs w:val="24"/>
          <w:lang w:val="en-GB"/>
        </w:rPr>
        <w:t xml:space="preserve"> Progress of works and </w:t>
      </w:r>
      <w:r>
        <w:rPr>
          <w:rFonts w:ascii="Calibri" w:hAnsi="Calibri"/>
          <w:sz w:val="24"/>
          <w:szCs w:val="24"/>
          <w:lang w:val="en-GB"/>
        </w:rPr>
        <w:t>results of this first European network</w:t>
      </w:r>
    </w:p>
    <w:p w14:paraId="46EA292A" w14:textId="77777777" w:rsidR="00AD329A" w:rsidRPr="00D72960" w:rsidRDefault="00AD329A" w:rsidP="00AD329A">
      <w:pPr>
        <w:pStyle w:val="Almindeligtekst"/>
        <w:jc w:val="both"/>
        <w:rPr>
          <w:rFonts w:ascii="Calibri" w:hAnsi="Calibri"/>
          <w:sz w:val="24"/>
          <w:szCs w:val="24"/>
          <w:lang w:val="en-GB"/>
        </w:rPr>
      </w:pPr>
    </w:p>
    <w:p w14:paraId="203A077A" w14:textId="175A78EE" w:rsidR="00AD329A" w:rsidRPr="00D72960" w:rsidRDefault="00AD329A" w:rsidP="00AD329A">
      <w:pPr>
        <w:pStyle w:val="Almindeligtekst"/>
        <w:jc w:val="both"/>
        <w:rPr>
          <w:rFonts w:ascii="Calibri" w:hAnsi="Calibri"/>
          <w:sz w:val="24"/>
          <w:szCs w:val="24"/>
          <w:lang w:val="en-GB"/>
        </w:rPr>
      </w:pPr>
      <w:r w:rsidRPr="00D72960">
        <w:rPr>
          <w:rFonts w:ascii="Calibri" w:hAnsi="Calibri"/>
          <w:sz w:val="24"/>
          <w:szCs w:val="24"/>
          <w:lang w:val="en-GB"/>
        </w:rPr>
        <w:t xml:space="preserve">From the </w:t>
      </w:r>
      <w:r>
        <w:rPr>
          <w:rFonts w:ascii="Calibri" w:hAnsi="Calibri"/>
          <w:sz w:val="24"/>
          <w:szCs w:val="24"/>
          <w:lang w:val="en-GB"/>
        </w:rPr>
        <w:t>21</w:t>
      </w:r>
      <w:r>
        <w:rPr>
          <w:rFonts w:ascii="Calibri" w:hAnsi="Calibri"/>
          <w:sz w:val="24"/>
          <w:szCs w:val="24"/>
          <w:vertAlign w:val="superscript"/>
          <w:lang w:val="en-GB"/>
        </w:rPr>
        <w:t>st</w:t>
      </w:r>
      <w:r w:rsidRPr="00D72960">
        <w:rPr>
          <w:rFonts w:ascii="Calibri" w:hAnsi="Calibri"/>
          <w:sz w:val="24"/>
          <w:szCs w:val="24"/>
          <w:lang w:val="en-GB"/>
        </w:rPr>
        <w:t xml:space="preserve"> to the </w:t>
      </w:r>
      <w:r>
        <w:rPr>
          <w:rFonts w:ascii="Calibri" w:hAnsi="Calibri"/>
          <w:sz w:val="24"/>
          <w:szCs w:val="24"/>
          <w:lang w:val="en-GB"/>
        </w:rPr>
        <w:t>23</w:t>
      </w:r>
      <w:r>
        <w:rPr>
          <w:rFonts w:ascii="Calibri" w:hAnsi="Calibri"/>
          <w:sz w:val="24"/>
          <w:szCs w:val="24"/>
          <w:vertAlign w:val="superscript"/>
          <w:lang w:val="en-GB"/>
        </w:rPr>
        <w:t>rd</w:t>
      </w:r>
      <w:r w:rsidRPr="00D72960">
        <w:rPr>
          <w:rFonts w:ascii="Calibri" w:hAnsi="Calibri"/>
          <w:sz w:val="24"/>
          <w:szCs w:val="24"/>
          <w:lang w:val="en-GB"/>
        </w:rPr>
        <w:t xml:space="preserve"> of </w:t>
      </w:r>
      <w:r>
        <w:rPr>
          <w:rFonts w:ascii="Calibri" w:hAnsi="Calibri"/>
          <w:sz w:val="24"/>
          <w:szCs w:val="24"/>
          <w:lang w:val="en-GB"/>
        </w:rPr>
        <w:t xml:space="preserve">February </w:t>
      </w:r>
      <w:r w:rsidRPr="00D72960">
        <w:rPr>
          <w:rFonts w:ascii="Calibri" w:hAnsi="Calibri"/>
          <w:sz w:val="24"/>
          <w:szCs w:val="24"/>
          <w:lang w:val="en-GB"/>
        </w:rPr>
        <w:t>20</w:t>
      </w:r>
      <w:r>
        <w:rPr>
          <w:rFonts w:ascii="Calibri" w:hAnsi="Calibri"/>
          <w:sz w:val="24"/>
          <w:szCs w:val="24"/>
          <w:lang w:val="en-GB"/>
        </w:rPr>
        <w:t>23</w:t>
      </w:r>
      <w:r w:rsidRPr="00D72960">
        <w:rPr>
          <w:rFonts w:ascii="Calibri" w:hAnsi="Calibri"/>
          <w:sz w:val="24"/>
          <w:szCs w:val="24"/>
          <w:lang w:val="en-GB"/>
        </w:rPr>
        <w:t xml:space="preserve">, Zaragoza </w:t>
      </w:r>
      <w:r>
        <w:rPr>
          <w:rFonts w:ascii="Calibri" w:hAnsi="Calibri"/>
          <w:sz w:val="24"/>
          <w:szCs w:val="24"/>
          <w:lang w:val="en-GB"/>
        </w:rPr>
        <w:t xml:space="preserve">with its beautiful </w:t>
      </w:r>
      <w:proofErr w:type="spellStart"/>
      <w:r w:rsidRPr="00901409">
        <w:rPr>
          <w:rFonts w:ascii="Calibri" w:hAnsi="Calibri"/>
          <w:sz w:val="24"/>
          <w:szCs w:val="24"/>
          <w:lang w:val="en-GB"/>
        </w:rPr>
        <w:t>Caja</w:t>
      </w:r>
      <w:proofErr w:type="spellEnd"/>
      <w:r w:rsidRPr="00901409">
        <w:rPr>
          <w:rFonts w:ascii="Calibri" w:hAnsi="Calibri"/>
          <w:sz w:val="24"/>
          <w:szCs w:val="24"/>
          <w:lang w:val="en-GB"/>
        </w:rPr>
        <w:t xml:space="preserve"> Rural de Aragon</w:t>
      </w:r>
      <w:r>
        <w:rPr>
          <w:rFonts w:ascii="Calibri" w:hAnsi="Calibri"/>
          <w:sz w:val="24"/>
          <w:szCs w:val="24"/>
          <w:lang w:val="en-GB"/>
        </w:rPr>
        <w:t xml:space="preserve">, </w:t>
      </w:r>
      <w:r w:rsidRPr="00D72960">
        <w:rPr>
          <w:rFonts w:ascii="Calibri" w:hAnsi="Calibri"/>
          <w:sz w:val="24"/>
          <w:szCs w:val="24"/>
          <w:lang w:val="en-GB"/>
        </w:rPr>
        <w:t>will be the meeting place for hundreds of researchers, experts, environmentalists and representatives from countries affected by mismanagement of POPs</w:t>
      </w:r>
      <w:r>
        <w:rPr>
          <w:rFonts w:ascii="Calibri" w:hAnsi="Calibri"/>
          <w:sz w:val="24"/>
          <w:szCs w:val="24"/>
          <w:lang w:val="en-GB"/>
        </w:rPr>
        <w:t xml:space="preserve"> </w:t>
      </w:r>
      <w:r w:rsidRPr="00456303">
        <w:rPr>
          <w:rFonts w:ascii="Calibri" w:hAnsi="Calibri"/>
          <w:sz w:val="24"/>
          <w:szCs w:val="24"/>
          <w:lang w:val="en-GB"/>
        </w:rPr>
        <w:t>pesticides and</w:t>
      </w:r>
      <w:r>
        <w:rPr>
          <w:rFonts w:ascii="Calibri" w:hAnsi="Calibri"/>
          <w:sz w:val="24"/>
          <w:szCs w:val="24"/>
          <w:lang w:val="en-GB"/>
        </w:rPr>
        <w:t xml:space="preserve"> other POPs</w:t>
      </w:r>
      <w:r w:rsidRPr="00D72960">
        <w:rPr>
          <w:rFonts w:ascii="Calibri" w:hAnsi="Calibri"/>
          <w:sz w:val="24"/>
          <w:szCs w:val="24"/>
          <w:lang w:val="en-GB"/>
        </w:rPr>
        <w:t>, among others groups, who will give evidence of progress in research to reduce and eliminate pollution</w:t>
      </w:r>
      <w:r w:rsidRPr="0094077A">
        <w:rPr>
          <w:rFonts w:ascii="Calibri" w:hAnsi="Calibri"/>
          <w:sz w:val="24"/>
          <w:szCs w:val="24"/>
          <w:lang w:val="en-GB"/>
        </w:rPr>
        <w:t xml:space="preserve">, caused by the lindane production and the related </w:t>
      </w:r>
      <w:r w:rsidRPr="00D72960">
        <w:rPr>
          <w:rFonts w:ascii="Calibri" w:hAnsi="Calibri"/>
          <w:sz w:val="24"/>
          <w:szCs w:val="24"/>
          <w:lang w:val="en-GB"/>
        </w:rPr>
        <w:t xml:space="preserve">HCH wastes being dumped everywhere and more precisely in the </w:t>
      </w:r>
      <w:proofErr w:type="spellStart"/>
      <w:r w:rsidRPr="00D72960">
        <w:rPr>
          <w:rFonts w:ascii="Calibri" w:hAnsi="Calibri"/>
          <w:sz w:val="24"/>
          <w:szCs w:val="24"/>
          <w:lang w:val="en-GB"/>
        </w:rPr>
        <w:t>Bailin</w:t>
      </w:r>
      <w:proofErr w:type="spellEnd"/>
      <w:r w:rsidRPr="00D72960">
        <w:rPr>
          <w:rFonts w:ascii="Calibri" w:hAnsi="Calibri"/>
          <w:sz w:val="24"/>
          <w:szCs w:val="24"/>
          <w:lang w:val="en-GB"/>
        </w:rPr>
        <w:t xml:space="preserve"> bedrock near the Pyrenees</w:t>
      </w:r>
      <w:r>
        <w:rPr>
          <w:rFonts w:ascii="Calibri" w:hAnsi="Calibri"/>
          <w:sz w:val="24"/>
          <w:szCs w:val="24"/>
          <w:lang w:val="en-GB"/>
        </w:rPr>
        <w:t>. On the 24</w:t>
      </w:r>
      <w:r w:rsidRPr="00220BCA">
        <w:rPr>
          <w:rFonts w:ascii="Calibri" w:hAnsi="Calibri"/>
          <w:sz w:val="24"/>
          <w:szCs w:val="24"/>
          <w:vertAlign w:val="superscript"/>
          <w:lang w:val="en-GB"/>
        </w:rPr>
        <w:t>th</w:t>
      </w:r>
      <w:r>
        <w:rPr>
          <w:rFonts w:ascii="Calibri" w:hAnsi="Calibri"/>
          <w:sz w:val="24"/>
          <w:szCs w:val="24"/>
          <w:lang w:val="en-GB"/>
        </w:rPr>
        <w:t xml:space="preserve"> of February, a </w:t>
      </w:r>
      <w:r w:rsidR="0091099D" w:rsidRPr="00220BCA">
        <w:rPr>
          <w:rFonts w:ascii="Calibri" w:hAnsi="Calibri"/>
          <w:sz w:val="24"/>
          <w:szCs w:val="24"/>
          <w:lang w:val="en-GB"/>
        </w:rPr>
        <w:t>one-day</w:t>
      </w:r>
      <w:r w:rsidRPr="00220BCA">
        <w:rPr>
          <w:rFonts w:ascii="Calibri" w:hAnsi="Calibri"/>
          <w:sz w:val="24"/>
          <w:szCs w:val="24"/>
          <w:lang w:val="en-GB"/>
        </w:rPr>
        <w:t xml:space="preserve"> field trip</w:t>
      </w:r>
      <w:r>
        <w:rPr>
          <w:rFonts w:ascii="Calibri" w:hAnsi="Calibri"/>
          <w:sz w:val="24"/>
          <w:szCs w:val="24"/>
          <w:lang w:val="en-GB"/>
        </w:rPr>
        <w:t xml:space="preserve"> to the </w:t>
      </w:r>
      <w:proofErr w:type="spellStart"/>
      <w:r w:rsidRPr="00220BCA">
        <w:rPr>
          <w:rFonts w:ascii="Calibri" w:hAnsi="Calibri"/>
          <w:sz w:val="24"/>
          <w:szCs w:val="24"/>
          <w:lang w:val="en-GB"/>
        </w:rPr>
        <w:t>Sabiñánigo</w:t>
      </w:r>
      <w:proofErr w:type="spellEnd"/>
      <w:r>
        <w:rPr>
          <w:rFonts w:ascii="Calibri" w:hAnsi="Calibri"/>
          <w:sz w:val="24"/>
          <w:szCs w:val="24"/>
          <w:lang w:val="en-GB"/>
        </w:rPr>
        <w:t xml:space="preserve"> site will be organized.</w:t>
      </w:r>
      <w:r w:rsidRPr="00220BCA">
        <w:rPr>
          <w:rFonts w:ascii="Calibri" w:hAnsi="Calibri"/>
          <w:sz w:val="24"/>
          <w:szCs w:val="24"/>
          <w:lang w:val="en-GB"/>
        </w:rPr>
        <w:t xml:space="preserve"> </w:t>
      </w:r>
    </w:p>
    <w:p w14:paraId="6D3D9747" w14:textId="77777777" w:rsidR="00AD329A" w:rsidRPr="00D72960" w:rsidRDefault="00AD329A" w:rsidP="00AD329A">
      <w:pPr>
        <w:pStyle w:val="Almindeligtekst"/>
        <w:jc w:val="both"/>
        <w:rPr>
          <w:rFonts w:ascii="Calibri" w:hAnsi="Calibri"/>
          <w:sz w:val="24"/>
          <w:szCs w:val="24"/>
          <w:lang w:val="en-GB"/>
        </w:rPr>
      </w:pPr>
    </w:p>
    <w:p w14:paraId="6EE17554" w14:textId="77777777" w:rsidR="00AD329A" w:rsidRPr="00842352" w:rsidRDefault="00AD329A" w:rsidP="00AD329A">
      <w:pPr>
        <w:pStyle w:val="Almindeligtekst"/>
        <w:jc w:val="both"/>
        <w:rPr>
          <w:rFonts w:ascii="Calibri" w:hAnsi="Calibri"/>
          <w:i/>
          <w:iCs/>
          <w:sz w:val="24"/>
          <w:szCs w:val="24"/>
          <w:lang w:val="en-GB"/>
        </w:rPr>
      </w:pPr>
      <w:r w:rsidRPr="00842352">
        <w:rPr>
          <w:rFonts w:ascii="Calibri" w:hAnsi="Calibri"/>
          <w:i/>
          <w:iCs/>
          <w:sz w:val="24"/>
          <w:szCs w:val="24"/>
          <w:lang w:val="en-GB"/>
        </w:rPr>
        <w:t xml:space="preserve">A critical reflection on the past and present situation of consequences of Lindane production and management in the </w:t>
      </w:r>
      <w:r w:rsidRPr="00842352">
        <w:rPr>
          <w:rFonts w:ascii="Calibri" w:hAnsi="Calibri"/>
          <w:b/>
          <w:bCs/>
          <w:i/>
          <w:iCs/>
          <w:sz w:val="24"/>
          <w:szCs w:val="24"/>
          <w:lang w:val="en-GB"/>
        </w:rPr>
        <w:t>other EU member states</w:t>
      </w:r>
      <w:r>
        <w:rPr>
          <w:rFonts w:ascii="Calibri" w:hAnsi="Calibri"/>
          <w:b/>
          <w:bCs/>
          <w:i/>
          <w:iCs/>
          <w:sz w:val="24"/>
          <w:szCs w:val="24"/>
          <w:lang w:val="en-GB"/>
        </w:rPr>
        <w:t xml:space="preserve"> and regional cooperation in the EU</w:t>
      </w:r>
      <w:r w:rsidRPr="00842352">
        <w:rPr>
          <w:rFonts w:ascii="Calibri" w:hAnsi="Calibri"/>
          <w:b/>
          <w:bCs/>
          <w:i/>
          <w:iCs/>
          <w:sz w:val="24"/>
          <w:szCs w:val="24"/>
          <w:lang w:val="en-GB"/>
        </w:rPr>
        <w:t xml:space="preserve"> </w:t>
      </w:r>
      <w:r w:rsidRPr="00842352">
        <w:rPr>
          <w:rFonts w:ascii="Calibri" w:hAnsi="Calibri"/>
          <w:i/>
          <w:iCs/>
          <w:sz w:val="24"/>
          <w:szCs w:val="24"/>
          <w:lang w:val="en-GB"/>
        </w:rPr>
        <w:t xml:space="preserve">will be presented as results from </w:t>
      </w:r>
      <w:r>
        <w:rPr>
          <w:rFonts w:ascii="Calibri" w:hAnsi="Calibri"/>
          <w:i/>
          <w:iCs/>
          <w:sz w:val="24"/>
          <w:szCs w:val="24"/>
          <w:lang w:val="en-GB"/>
        </w:rPr>
        <w:t xml:space="preserve">ongoing EU projects (and recently finalised HCH in EU project) </w:t>
      </w:r>
      <w:r w:rsidRPr="00842352">
        <w:rPr>
          <w:rFonts w:ascii="Calibri" w:hAnsi="Calibri"/>
          <w:i/>
          <w:iCs/>
          <w:sz w:val="24"/>
          <w:szCs w:val="24"/>
          <w:lang w:val="en-GB"/>
        </w:rPr>
        <w:t>th</w:t>
      </w:r>
      <w:r>
        <w:rPr>
          <w:rFonts w:ascii="Calibri" w:hAnsi="Calibri"/>
          <w:i/>
          <w:iCs/>
          <w:sz w:val="24"/>
          <w:szCs w:val="24"/>
          <w:lang w:val="en-GB"/>
        </w:rPr>
        <w:t>at</w:t>
      </w:r>
      <w:r w:rsidRPr="00842352">
        <w:rPr>
          <w:rFonts w:ascii="Calibri" w:hAnsi="Calibri"/>
          <w:i/>
          <w:iCs/>
          <w:sz w:val="24"/>
          <w:szCs w:val="24"/>
          <w:lang w:val="en-GB"/>
        </w:rPr>
        <w:t xml:space="preserve"> allow the evaluation of different solutions to specific problems and build</w:t>
      </w:r>
      <w:r>
        <w:rPr>
          <w:rFonts w:ascii="Calibri" w:hAnsi="Calibri"/>
          <w:i/>
          <w:iCs/>
          <w:sz w:val="24"/>
          <w:szCs w:val="24"/>
          <w:lang w:val="en-GB"/>
        </w:rPr>
        <w:t>ing</w:t>
      </w:r>
      <w:r w:rsidRPr="00842352">
        <w:rPr>
          <w:rFonts w:ascii="Calibri" w:hAnsi="Calibri"/>
          <w:i/>
          <w:iCs/>
          <w:sz w:val="24"/>
          <w:szCs w:val="24"/>
          <w:lang w:val="en-GB"/>
        </w:rPr>
        <w:t xml:space="preserve"> bridges between the wide range of actors and affected countries. The purpose of this meeting will facilitate the exchange of related problems arising </w:t>
      </w:r>
      <w:r w:rsidRPr="00842352">
        <w:rPr>
          <w:rFonts w:ascii="Calibri" w:hAnsi="Calibri"/>
          <w:i/>
          <w:iCs/>
          <w:sz w:val="24"/>
          <w:szCs w:val="24"/>
          <w:lang w:val="en-GB"/>
        </w:rPr>
        <w:lastRenderedPageBreak/>
        <w:t xml:space="preserve">from the manufacture of </w:t>
      </w:r>
      <w:r>
        <w:rPr>
          <w:rFonts w:ascii="Calibri" w:hAnsi="Calibri"/>
          <w:i/>
          <w:iCs/>
          <w:sz w:val="24"/>
          <w:szCs w:val="24"/>
          <w:lang w:val="en-GB"/>
        </w:rPr>
        <w:t xml:space="preserve">POPs and POPs </w:t>
      </w:r>
      <w:r w:rsidRPr="00842352">
        <w:rPr>
          <w:rFonts w:ascii="Calibri" w:hAnsi="Calibri"/>
          <w:i/>
          <w:iCs/>
          <w:sz w:val="24"/>
          <w:szCs w:val="24"/>
          <w:lang w:val="en-GB"/>
        </w:rPr>
        <w:t>pesticides and promote international cooperation in finding solutions</w:t>
      </w:r>
      <w:r>
        <w:rPr>
          <w:rFonts w:ascii="Calibri" w:hAnsi="Calibri"/>
          <w:i/>
          <w:iCs/>
          <w:sz w:val="24"/>
          <w:szCs w:val="24"/>
          <w:lang w:val="en-GB"/>
        </w:rPr>
        <w:t>,</w:t>
      </w:r>
      <w:r w:rsidRPr="00842352">
        <w:rPr>
          <w:rFonts w:ascii="Calibri" w:hAnsi="Calibri"/>
          <w:i/>
          <w:iCs/>
          <w:sz w:val="24"/>
          <w:szCs w:val="24"/>
          <w:lang w:val="en-GB"/>
        </w:rPr>
        <w:t xml:space="preserve"> experiences and enable transfer of practical solutions</w:t>
      </w:r>
      <w:r>
        <w:rPr>
          <w:rFonts w:ascii="Calibri" w:hAnsi="Calibri"/>
          <w:i/>
          <w:iCs/>
          <w:sz w:val="24"/>
          <w:szCs w:val="24"/>
          <w:lang w:val="en-GB"/>
        </w:rPr>
        <w:t xml:space="preserve"> and facilitate new initiatives for new partnerships.</w:t>
      </w:r>
    </w:p>
    <w:p w14:paraId="5A5EFF24" w14:textId="77777777" w:rsidR="00AD329A" w:rsidRPr="00842352" w:rsidRDefault="00AD329A" w:rsidP="00AD329A">
      <w:pPr>
        <w:shd w:val="clear" w:color="auto" w:fill="FFFFFF"/>
        <w:spacing w:before="75" w:after="75" w:line="270" w:lineRule="atLeast"/>
        <w:jc w:val="both"/>
        <w:rPr>
          <w:rFonts w:eastAsia="Times New Roman" w:cs="Arial"/>
          <w:i/>
          <w:iCs/>
          <w:color w:val="191919"/>
          <w:lang w:val="en-GB" w:eastAsia="en-GB"/>
        </w:rPr>
      </w:pPr>
    </w:p>
    <w:p w14:paraId="096EEA03" w14:textId="77777777" w:rsidR="00AD329A" w:rsidRPr="00CC5961" w:rsidRDefault="00AD329A" w:rsidP="00AD329A">
      <w:pPr>
        <w:shd w:val="clear" w:color="auto" w:fill="FFFFFF"/>
        <w:spacing w:after="0" w:line="240" w:lineRule="auto"/>
        <w:jc w:val="both"/>
        <w:outlineLvl w:val="2"/>
        <w:rPr>
          <w:rFonts w:ascii="Verdana" w:eastAsia="Times New Roman" w:hAnsi="Verdana"/>
          <w:b/>
          <w:bCs/>
          <w:color w:val="909B7A"/>
          <w:sz w:val="24"/>
          <w:szCs w:val="24"/>
          <w:lang w:val="en-GB" w:eastAsia="en-GB"/>
        </w:rPr>
      </w:pPr>
      <w:r w:rsidRPr="00A96B7C">
        <w:rPr>
          <w:rFonts w:ascii="Verdana" w:eastAsia="Times New Roman" w:hAnsi="Verdana"/>
          <w:b/>
          <w:bCs/>
          <w:color w:val="909B7A"/>
          <w:sz w:val="24"/>
          <w:szCs w:val="24"/>
          <w:lang w:val="en-GB" w:eastAsia="en-GB"/>
        </w:rPr>
        <w:t>Objectives:</w:t>
      </w:r>
    </w:p>
    <w:p w14:paraId="7F143812" w14:textId="77777777" w:rsidR="00AD329A" w:rsidRDefault="00AD329A" w:rsidP="00AD329A">
      <w:pPr>
        <w:shd w:val="clear" w:color="auto" w:fill="FFFFFF"/>
        <w:spacing w:after="0" w:line="240" w:lineRule="auto"/>
        <w:jc w:val="both"/>
        <w:outlineLvl w:val="3"/>
        <w:rPr>
          <w:b/>
          <w:sz w:val="24"/>
          <w:szCs w:val="24"/>
          <w:lang w:val="en-GB"/>
        </w:rPr>
      </w:pPr>
    </w:p>
    <w:p w14:paraId="45B81994" w14:textId="77777777" w:rsidR="00AD329A" w:rsidRPr="00CC5961" w:rsidRDefault="00AD329A" w:rsidP="00AD329A">
      <w:pPr>
        <w:shd w:val="clear" w:color="auto" w:fill="FFFFFF"/>
        <w:spacing w:after="0" w:line="240" w:lineRule="auto"/>
        <w:jc w:val="both"/>
        <w:outlineLvl w:val="3"/>
        <w:rPr>
          <w:b/>
          <w:sz w:val="24"/>
          <w:szCs w:val="24"/>
          <w:lang w:val="en-GB"/>
        </w:rPr>
      </w:pPr>
      <w:r>
        <w:rPr>
          <w:b/>
          <w:sz w:val="24"/>
          <w:szCs w:val="24"/>
          <w:lang w:val="en-GB"/>
        </w:rPr>
        <w:t>T</w:t>
      </w:r>
      <w:r w:rsidRPr="00CC5961">
        <w:rPr>
          <w:b/>
          <w:sz w:val="24"/>
          <w:szCs w:val="24"/>
          <w:lang w:val="en-GB"/>
        </w:rPr>
        <w:t>he Forum objectives are:</w:t>
      </w:r>
    </w:p>
    <w:p w14:paraId="42BA132A" w14:textId="77777777" w:rsidR="00AD329A" w:rsidRDefault="00AD329A" w:rsidP="00AD329A">
      <w:pPr>
        <w:numPr>
          <w:ilvl w:val="0"/>
          <w:numId w:val="12"/>
        </w:numPr>
        <w:spacing w:after="0" w:line="240" w:lineRule="auto"/>
        <w:ind w:left="273"/>
        <w:jc w:val="both"/>
        <w:textAlignment w:val="baseline"/>
        <w:rPr>
          <w:rFonts w:eastAsia="Times New Roman" w:cs="Helvetica"/>
          <w:sz w:val="24"/>
          <w:szCs w:val="24"/>
          <w:lang w:val="en-GB" w:eastAsia="es-ES"/>
        </w:rPr>
      </w:pPr>
      <w:r w:rsidRPr="00F47DA4">
        <w:rPr>
          <w:rFonts w:eastAsia="Times New Roman" w:cs="Helvetica"/>
          <w:sz w:val="24"/>
          <w:szCs w:val="24"/>
          <w:lang w:val="en-GB" w:eastAsia="es-ES"/>
        </w:rPr>
        <w:t xml:space="preserve">To review of past and ongoing activities in the field of </w:t>
      </w:r>
      <w:r>
        <w:rPr>
          <w:rFonts w:eastAsia="Times New Roman" w:cs="Helvetica"/>
          <w:sz w:val="24"/>
          <w:szCs w:val="24"/>
          <w:lang w:val="en-GB" w:eastAsia="es-ES"/>
        </w:rPr>
        <w:t>Lindane productions and related HCH-contamination</w:t>
      </w:r>
      <w:r w:rsidRPr="00F47DA4">
        <w:rPr>
          <w:rFonts w:eastAsia="Times New Roman" w:cs="Helvetica"/>
          <w:sz w:val="24"/>
          <w:szCs w:val="24"/>
          <w:lang w:val="en-GB" w:eastAsia="es-ES"/>
        </w:rPr>
        <w:t xml:space="preserve"> problems</w:t>
      </w:r>
      <w:r>
        <w:rPr>
          <w:rFonts w:eastAsia="Times New Roman" w:cs="Helvetica"/>
          <w:sz w:val="24"/>
          <w:szCs w:val="24"/>
          <w:lang w:val="en-GB" w:eastAsia="es-ES"/>
        </w:rPr>
        <w:t xml:space="preserve"> </w:t>
      </w:r>
      <w:commentRangeStart w:id="36"/>
      <w:commentRangeStart w:id="37"/>
      <w:r>
        <w:rPr>
          <w:rFonts w:eastAsia="Times New Roman" w:cs="Helvetica"/>
          <w:sz w:val="24"/>
          <w:szCs w:val="24"/>
          <w:lang w:val="en-GB" w:eastAsia="es-ES"/>
        </w:rPr>
        <w:t>globally</w:t>
      </w:r>
      <w:commentRangeEnd w:id="36"/>
      <w:r>
        <w:rPr>
          <w:rStyle w:val="Kommentarhenvisning"/>
        </w:rPr>
        <w:commentReference w:id="36"/>
      </w:r>
      <w:commentRangeEnd w:id="37"/>
      <w:r>
        <w:rPr>
          <w:rStyle w:val="Kommentarhenvisning"/>
        </w:rPr>
        <w:commentReference w:id="37"/>
      </w:r>
      <w:r>
        <w:rPr>
          <w:rFonts w:eastAsia="Times New Roman" w:cs="Helvetica"/>
          <w:sz w:val="24"/>
          <w:szCs w:val="24"/>
          <w:lang w:val="en-GB" w:eastAsia="es-ES"/>
        </w:rPr>
        <w:t xml:space="preserve"> with an emphasize</w:t>
      </w:r>
      <w:r w:rsidRPr="00F47DA4">
        <w:rPr>
          <w:rFonts w:eastAsia="Times New Roman" w:cs="Helvetica"/>
          <w:sz w:val="24"/>
          <w:szCs w:val="24"/>
          <w:lang w:val="en-GB" w:eastAsia="es-ES"/>
        </w:rPr>
        <w:t xml:space="preserve"> </w:t>
      </w:r>
      <w:r>
        <w:rPr>
          <w:rFonts w:eastAsia="Times New Roman" w:cs="Helvetica"/>
          <w:sz w:val="24"/>
          <w:szCs w:val="24"/>
          <w:lang w:val="en-GB" w:eastAsia="es-ES"/>
        </w:rPr>
        <w:t>o</w:t>
      </w:r>
      <w:r w:rsidRPr="00F47DA4">
        <w:rPr>
          <w:rFonts w:eastAsia="Times New Roman" w:cs="Helvetica"/>
          <w:sz w:val="24"/>
          <w:szCs w:val="24"/>
          <w:lang w:val="en-GB" w:eastAsia="es-ES"/>
        </w:rPr>
        <w:t>n Spain</w:t>
      </w:r>
      <w:r>
        <w:rPr>
          <w:rFonts w:eastAsia="Times New Roman" w:cs="Helvetica"/>
          <w:sz w:val="24"/>
          <w:szCs w:val="24"/>
          <w:lang w:val="en-GB" w:eastAsia="es-ES"/>
        </w:rPr>
        <w:t xml:space="preserve">, </w:t>
      </w:r>
      <w:r w:rsidRPr="00943272">
        <w:rPr>
          <w:rFonts w:eastAsia="Times New Roman" w:cs="Helvetica"/>
          <w:sz w:val="24"/>
          <w:szCs w:val="24"/>
          <w:highlight w:val="yellow"/>
          <w:lang w:val="en-GB" w:eastAsia="es-ES"/>
        </w:rPr>
        <w:t xml:space="preserve">the </w:t>
      </w:r>
      <w:proofErr w:type="spellStart"/>
      <w:r w:rsidRPr="00943272">
        <w:rPr>
          <w:rFonts w:eastAsia="Times New Roman" w:cs="Helvetica"/>
          <w:sz w:val="24"/>
          <w:szCs w:val="24"/>
          <w:highlight w:val="yellow"/>
          <w:lang w:val="en-GB" w:eastAsia="es-ES"/>
        </w:rPr>
        <w:t>Lindanet</w:t>
      </w:r>
      <w:proofErr w:type="spellEnd"/>
      <w:r w:rsidRPr="00943272">
        <w:rPr>
          <w:rFonts w:eastAsia="Times New Roman" w:cs="Helvetica"/>
          <w:sz w:val="24"/>
          <w:szCs w:val="24"/>
          <w:highlight w:val="yellow"/>
          <w:lang w:val="en-GB" w:eastAsia="es-ES"/>
        </w:rPr>
        <w:t xml:space="preserve"> regional partners</w:t>
      </w:r>
      <w:r>
        <w:rPr>
          <w:rFonts w:eastAsia="Times New Roman" w:cs="Helvetica"/>
          <w:sz w:val="24"/>
          <w:szCs w:val="24"/>
          <w:lang w:val="en-GB" w:eastAsia="es-ES"/>
        </w:rPr>
        <w:t xml:space="preserve"> </w:t>
      </w:r>
      <w:r w:rsidRPr="006E5824">
        <w:rPr>
          <w:rFonts w:eastAsia="Times New Roman" w:cs="Helvetica"/>
          <w:sz w:val="24"/>
          <w:szCs w:val="24"/>
          <w:highlight w:val="yellow"/>
          <w:lang w:val="en-GB" w:eastAsia="es-ES"/>
        </w:rPr>
        <w:t>(I have included here, do you agree Elena/Alicia?)</w:t>
      </w:r>
      <w:r>
        <w:rPr>
          <w:rFonts w:eastAsia="Times New Roman" w:cs="Helvetica"/>
          <w:sz w:val="24"/>
          <w:szCs w:val="24"/>
          <w:lang w:val="en-GB" w:eastAsia="es-ES"/>
        </w:rPr>
        <w:t xml:space="preserve"> and on the European Union.</w:t>
      </w:r>
      <w:r w:rsidRPr="00F47DA4">
        <w:rPr>
          <w:rFonts w:eastAsia="Times New Roman" w:cs="Helvetica"/>
          <w:sz w:val="24"/>
          <w:szCs w:val="24"/>
          <w:lang w:val="en-GB" w:eastAsia="es-ES"/>
        </w:rPr>
        <w:t xml:space="preserve"> </w:t>
      </w:r>
    </w:p>
    <w:p w14:paraId="777E0846" w14:textId="77777777" w:rsidR="00AD329A" w:rsidRPr="00842352" w:rsidRDefault="00AD329A" w:rsidP="00AD329A">
      <w:pPr>
        <w:numPr>
          <w:ilvl w:val="0"/>
          <w:numId w:val="12"/>
        </w:numPr>
        <w:spacing w:after="0" w:line="240" w:lineRule="auto"/>
        <w:ind w:left="273"/>
        <w:jc w:val="both"/>
        <w:textAlignment w:val="baseline"/>
        <w:rPr>
          <w:rFonts w:eastAsia="Times New Roman" w:cs="Helvetica"/>
          <w:sz w:val="24"/>
          <w:szCs w:val="24"/>
          <w:lang w:val="en-GB" w:eastAsia="es-ES"/>
        </w:rPr>
      </w:pPr>
      <w:r w:rsidRPr="00842352">
        <w:rPr>
          <w:rFonts w:eastAsia="Times New Roman" w:cs="Helvetica"/>
          <w:sz w:val="24"/>
          <w:szCs w:val="24"/>
          <w:lang w:val="en-GB" w:eastAsia="es-ES"/>
        </w:rPr>
        <w:t xml:space="preserve">To review of past and ongoing activities in the field of </w:t>
      </w:r>
      <w:r>
        <w:rPr>
          <w:rFonts w:eastAsia="Times New Roman" w:cs="Helvetica"/>
          <w:sz w:val="24"/>
          <w:szCs w:val="24"/>
          <w:lang w:val="en-GB" w:eastAsia="es-ES"/>
        </w:rPr>
        <w:t xml:space="preserve">POPs pesticides and other POPs </w:t>
      </w:r>
      <w:r w:rsidRPr="00842352">
        <w:rPr>
          <w:rFonts w:eastAsia="Times New Roman" w:cs="Helvetica"/>
          <w:sz w:val="24"/>
          <w:szCs w:val="24"/>
          <w:lang w:val="en-GB" w:eastAsia="es-ES"/>
        </w:rPr>
        <w:t>problems in Central European and EECCA Countries</w:t>
      </w:r>
      <w:r>
        <w:rPr>
          <w:rFonts w:eastAsia="Times New Roman" w:cs="Helvetica"/>
          <w:sz w:val="24"/>
          <w:szCs w:val="24"/>
          <w:lang w:val="en-GB" w:eastAsia="es-ES"/>
        </w:rPr>
        <w:t xml:space="preserve"> and globally and the </w:t>
      </w:r>
      <w:r w:rsidRPr="00A7051F">
        <w:rPr>
          <w:rFonts w:eastAsia="Times New Roman" w:cs="Helvetica"/>
          <w:sz w:val="24"/>
          <w:szCs w:val="24"/>
          <w:lang w:val="en-GB" w:eastAsia="es-ES"/>
        </w:rPr>
        <w:t>Effectiveness of the Conventions and chemical pollution problems and consequences of the main environmental problems</w:t>
      </w:r>
    </w:p>
    <w:p w14:paraId="3910535A" w14:textId="77777777" w:rsidR="00AD329A" w:rsidRDefault="00AD329A" w:rsidP="00AD329A">
      <w:pPr>
        <w:numPr>
          <w:ilvl w:val="0"/>
          <w:numId w:val="12"/>
        </w:numPr>
        <w:spacing w:after="0" w:line="240" w:lineRule="auto"/>
        <w:ind w:left="273"/>
        <w:jc w:val="both"/>
        <w:textAlignment w:val="baseline"/>
        <w:rPr>
          <w:rFonts w:eastAsia="Times New Roman" w:cs="Helvetica"/>
          <w:sz w:val="24"/>
          <w:szCs w:val="24"/>
          <w:lang w:val="en-GB" w:eastAsia="es-ES"/>
        </w:rPr>
      </w:pPr>
      <w:r>
        <w:rPr>
          <w:rFonts w:eastAsia="Times New Roman" w:cs="Helvetica"/>
          <w:sz w:val="24"/>
          <w:szCs w:val="24"/>
          <w:lang w:val="en-GB" w:eastAsia="es-ES"/>
        </w:rPr>
        <w:t xml:space="preserve">Status of problems and solutions for New Emerging POPs like PFOS/PFOA and other PFAS or HCBD/HCB and related organochlorine solvent legacies. </w:t>
      </w:r>
    </w:p>
    <w:p w14:paraId="425A6927" w14:textId="77777777" w:rsidR="00AD329A" w:rsidRPr="00B60DFA" w:rsidRDefault="00AD329A" w:rsidP="00AD329A">
      <w:pPr>
        <w:numPr>
          <w:ilvl w:val="0"/>
          <w:numId w:val="12"/>
        </w:numPr>
        <w:spacing w:after="0" w:line="240" w:lineRule="auto"/>
        <w:ind w:left="273"/>
        <w:jc w:val="both"/>
        <w:textAlignment w:val="baseline"/>
        <w:rPr>
          <w:rFonts w:eastAsia="Times New Roman" w:cs="Helvetica"/>
          <w:sz w:val="24"/>
          <w:szCs w:val="24"/>
          <w:lang w:val="en-GB" w:eastAsia="es-ES"/>
        </w:rPr>
      </w:pPr>
      <w:r w:rsidRPr="00B60DFA">
        <w:rPr>
          <w:rFonts w:eastAsia="Times New Roman" w:cs="Helvetica"/>
          <w:sz w:val="24"/>
          <w:szCs w:val="24"/>
          <w:lang w:val="en-GB" w:eastAsia="es-ES"/>
        </w:rPr>
        <w:t>Brominat</w:t>
      </w:r>
      <w:r>
        <w:rPr>
          <w:rFonts w:eastAsia="Times New Roman" w:cs="Helvetica"/>
          <w:sz w:val="24"/>
          <w:szCs w:val="24"/>
          <w:lang w:val="en-GB" w:eastAsia="es-ES"/>
        </w:rPr>
        <w:t>e</w:t>
      </w:r>
      <w:r w:rsidRPr="00B60DFA">
        <w:rPr>
          <w:rFonts w:eastAsia="Times New Roman" w:cs="Helvetica"/>
          <w:sz w:val="24"/>
          <w:szCs w:val="24"/>
          <w:lang w:val="en-GB" w:eastAsia="es-ES"/>
        </w:rPr>
        <w:t xml:space="preserve">d POPs (PBDEs, HBCD, HBB) and SCCPs/chlorinated paraffins and </w:t>
      </w:r>
      <w:r>
        <w:rPr>
          <w:rFonts w:eastAsia="Times New Roman" w:cs="Helvetica"/>
          <w:sz w:val="24"/>
          <w:szCs w:val="24"/>
          <w:lang w:val="en-GB" w:eastAsia="es-ES"/>
        </w:rPr>
        <w:t xml:space="preserve">PCBs </w:t>
      </w:r>
      <w:commentRangeStart w:id="38"/>
      <w:r w:rsidRPr="00B60DFA">
        <w:rPr>
          <w:rFonts w:eastAsia="Times New Roman" w:cs="Helvetica"/>
          <w:sz w:val="24"/>
          <w:szCs w:val="24"/>
          <w:lang w:val="en-GB" w:eastAsia="es-ES"/>
        </w:rPr>
        <w:t>others</w:t>
      </w:r>
      <w:commentRangeEnd w:id="38"/>
      <w:r>
        <w:rPr>
          <w:rStyle w:val="Kommentarhenvisning"/>
        </w:rPr>
        <w:commentReference w:id="38"/>
      </w:r>
    </w:p>
    <w:p w14:paraId="2180E59F" w14:textId="77777777" w:rsidR="00AD329A" w:rsidRDefault="00AD329A" w:rsidP="00AD329A">
      <w:pPr>
        <w:numPr>
          <w:ilvl w:val="0"/>
          <w:numId w:val="12"/>
        </w:numPr>
        <w:spacing w:after="0" w:line="240" w:lineRule="auto"/>
        <w:ind w:left="273"/>
        <w:jc w:val="both"/>
        <w:textAlignment w:val="baseline"/>
        <w:rPr>
          <w:rFonts w:eastAsia="Times New Roman" w:cs="Helvetica"/>
          <w:sz w:val="24"/>
          <w:szCs w:val="24"/>
          <w:lang w:val="en-GB" w:eastAsia="es-ES"/>
        </w:rPr>
      </w:pPr>
      <w:r w:rsidRPr="00F47DA4">
        <w:rPr>
          <w:rFonts w:eastAsia="Times New Roman" w:cs="Helvetica"/>
          <w:sz w:val="24"/>
          <w:szCs w:val="24"/>
          <w:lang w:val="en-GB" w:eastAsia="es-ES"/>
        </w:rPr>
        <w:t xml:space="preserve">What has been realized from the </w:t>
      </w:r>
      <w:r>
        <w:rPr>
          <w:rFonts w:eastAsia="Times New Roman" w:cs="Helvetica"/>
          <w:sz w:val="24"/>
          <w:szCs w:val="24"/>
          <w:lang w:val="en-GB" w:eastAsia="es-ES"/>
        </w:rPr>
        <w:t>1</w:t>
      </w:r>
      <w:r w:rsidRPr="00842352">
        <w:rPr>
          <w:rFonts w:eastAsia="Times New Roman" w:cs="Helvetica"/>
          <w:sz w:val="24"/>
          <w:szCs w:val="24"/>
          <w:vertAlign w:val="superscript"/>
          <w:lang w:val="en-GB" w:eastAsia="es-ES"/>
        </w:rPr>
        <w:t>st</w:t>
      </w:r>
      <w:r>
        <w:rPr>
          <w:rFonts w:eastAsia="Times New Roman" w:cs="Helvetica"/>
          <w:sz w:val="24"/>
          <w:szCs w:val="24"/>
          <w:lang w:val="en-GB" w:eastAsia="es-ES"/>
        </w:rPr>
        <w:t xml:space="preserve"> Forum in 1992 till today at the 14</w:t>
      </w:r>
      <w:r w:rsidRPr="00842352">
        <w:rPr>
          <w:rFonts w:eastAsia="Times New Roman" w:cs="Helvetica"/>
          <w:sz w:val="24"/>
          <w:szCs w:val="24"/>
          <w:vertAlign w:val="superscript"/>
          <w:lang w:val="en-GB" w:eastAsia="es-ES"/>
        </w:rPr>
        <w:t>th</w:t>
      </w:r>
      <w:r>
        <w:rPr>
          <w:rFonts w:eastAsia="Times New Roman" w:cs="Helvetica"/>
          <w:sz w:val="24"/>
          <w:szCs w:val="24"/>
          <w:lang w:val="en-GB" w:eastAsia="es-ES"/>
        </w:rPr>
        <w:t xml:space="preserve"> Forum in 2023</w:t>
      </w:r>
      <w:r w:rsidRPr="00F47DA4">
        <w:rPr>
          <w:rFonts w:eastAsia="Times New Roman" w:cs="Helvetica"/>
          <w:sz w:val="24"/>
          <w:szCs w:val="24"/>
          <w:lang w:val="en-GB" w:eastAsia="es-ES"/>
        </w:rPr>
        <w:t>?</w:t>
      </w:r>
    </w:p>
    <w:p w14:paraId="68F5C02D" w14:textId="77777777" w:rsidR="00AD329A" w:rsidRPr="00F47DA4" w:rsidRDefault="00AD329A" w:rsidP="00AD329A">
      <w:pPr>
        <w:numPr>
          <w:ilvl w:val="0"/>
          <w:numId w:val="12"/>
        </w:numPr>
        <w:spacing w:after="0" w:line="240" w:lineRule="auto"/>
        <w:ind w:left="273"/>
        <w:jc w:val="both"/>
        <w:textAlignment w:val="baseline"/>
        <w:rPr>
          <w:rFonts w:eastAsia="Times New Roman" w:cs="Helvetica"/>
          <w:sz w:val="24"/>
          <w:szCs w:val="24"/>
          <w:lang w:val="en-GB" w:eastAsia="es-ES"/>
        </w:rPr>
      </w:pPr>
      <w:r>
        <w:rPr>
          <w:rFonts w:eastAsia="Times New Roman" w:cs="Helvetica"/>
          <w:sz w:val="24"/>
          <w:szCs w:val="24"/>
          <w:lang w:val="en-GB" w:eastAsia="es-ES"/>
        </w:rPr>
        <w:t xml:space="preserve">What is the strategy for the next </w:t>
      </w:r>
      <w:proofErr w:type="gramStart"/>
      <w:r>
        <w:rPr>
          <w:rFonts w:eastAsia="Times New Roman" w:cs="Helvetica"/>
          <w:sz w:val="24"/>
          <w:szCs w:val="24"/>
          <w:lang w:val="en-GB" w:eastAsia="es-ES"/>
        </w:rPr>
        <w:t>decennia ?</w:t>
      </w:r>
      <w:proofErr w:type="gramEnd"/>
    </w:p>
    <w:p w14:paraId="36DA8020" w14:textId="77777777" w:rsidR="00AD329A" w:rsidRPr="00C71E0E" w:rsidRDefault="00AD329A" w:rsidP="00AD329A">
      <w:pPr>
        <w:numPr>
          <w:ilvl w:val="0"/>
          <w:numId w:val="12"/>
        </w:numPr>
        <w:spacing w:after="0" w:line="240" w:lineRule="auto"/>
        <w:ind w:left="273"/>
        <w:jc w:val="both"/>
        <w:textAlignment w:val="baseline"/>
        <w:rPr>
          <w:rFonts w:eastAsia="Times New Roman" w:cs="Helvetica"/>
          <w:sz w:val="24"/>
          <w:szCs w:val="24"/>
          <w:lang w:val="en-GB" w:eastAsia="es-ES"/>
        </w:rPr>
      </w:pPr>
      <w:r w:rsidRPr="00C71E0E">
        <w:rPr>
          <w:rFonts w:eastAsia="Times New Roman" w:cs="Helvetica"/>
          <w:sz w:val="24"/>
          <w:szCs w:val="24"/>
          <w:lang w:val="en-GB" w:eastAsia="es-ES"/>
        </w:rPr>
        <w:t xml:space="preserve">To discuss, based in the example of the strategy developed in the EU financed HCH in EU project, the national and regional strategies, action plans and financial resources for elimination of obsolete and POPs and highly hazardous pesticides (HHPs) – </w:t>
      </w:r>
      <w:r w:rsidRPr="00E954D1">
        <w:rPr>
          <w:rFonts w:eastAsia="Times New Roman" w:cs="Helvetica"/>
          <w:b/>
          <w:bCs/>
          <w:sz w:val="24"/>
          <w:szCs w:val="24"/>
          <w:lang w:val="en-GB" w:eastAsia="es-ES"/>
        </w:rPr>
        <w:t>How to move from discussion to action</w:t>
      </w:r>
      <w:r w:rsidRPr="00C71E0E">
        <w:rPr>
          <w:rFonts w:eastAsia="Times New Roman" w:cs="Helvetica"/>
          <w:sz w:val="24"/>
          <w:szCs w:val="24"/>
          <w:lang w:val="en-GB" w:eastAsia="es-ES"/>
        </w:rPr>
        <w:t>.</w:t>
      </w:r>
    </w:p>
    <w:p w14:paraId="7772162D" w14:textId="77777777" w:rsidR="00AD329A" w:rsidRPr="00C71E0E" w:rsidRDefault="00AD329A" w:rsidP="00AD329A">
      <w:pPr>
        <w:numPr>
          <w:ilvl w:val="0"/>
          <w:numId w:val="12"/>
        </w:numPr>
        <w:spacing w:after="0" w:line="240" w:lineRule="auto"/>
        <w:ind w:left="273"/>
        <w:jc w:val="both"/>
        <w:textAlignment w:val="baseline"/>
        <w:rPr>
          <w:rFonts w:eastAsia="Times New Roman" w:cs="Helvetica"/>
          <w:sz w:val="24"/>
          <w:szCs w:val="24"/>
          <w:lang w:val="en-GB" w:eastAsia="es-ES"/>
        </w:rPr>
      </w:pPr>
      <w:r w:rsidRPr="00C71E0E">
        <w:rPr>
          <w:rFonts w:eastAsia="Times New Roman" w:cs="Helvetica"/>
          <w:sz w:val="24"/>
          <w:szCs w:val="24"/>
          <w:lang w:val="en-GB" w:eastAsia="es-ES"/>
        </w:rPr>
        <w:t>To review and exchange technologies and experiences for inventory, risk assessment, environmental impact assessment of central stores, environmentally sound management, storage, destruction of obsolete pesticides, contaminated soils, and empty containers.</w:t>
      </w:r>
    </w:p>
    <w:p w14:paraId="6EC9B248" w14:textId="77777777" w:rsidR="00AD329A" w:rsidRPr="00C71E0E" w:rsidRDefault="00AD329A" w:rsidP="00AD329A">
      <w:pPr>
        <w:numPr>
          <w:ilvl w:val="0"/>
          <w:numId w:val="12"/>
        </w:numPr>
        <w:spacing w:after="0" w:line="240" w:lineRule="auto"/>
        <w:ind w:left="273"/>
        <w:jc w:val="both"/>
        <w:textAlignment w:val="baseline"/>
        <w:rPr>
          <w:rFonts w:eastAsia="Times New Roman" w:cs="Helvetica"/>
          <w:sz w:val="24"/>
          <w:szCs w:val="24"/>
          <w:lang w:val="en-GB" w:eastAsia="es-ES"/>
        </w:rPr>
      </w:pPr>
      <w:r w:rsidRPr="00C71E0E">
        <w:rPr>
          <w:rFonts w:eastAsia="Times New Roman" w:cs="Helvetica"/>
          <w:sz w:val="24"/>
          <w:szCs w:val="24"/>
          <w:lang w:val="en-GB" w:eastAsia="es-ES"/>
        </w:rPr>
        <w:t>Awareness raising of the POPs and other HHPs and other POPs problems globally, regionally, nationally, locally.</w:t>
      </w:r>
    </w:p>
    <w:p w14:paraId="4AC970C3" w14:textId="77777777" w:rsidR="00AD329A" w:rsidRPr="00C71E0E" w:rsidRDefault="00AD329A" w:rsidP="00AD329A">
      <w:pPr>
        <w:numPr>
          <w:ilvl w:val="0"/>
          <w:numId w:val="12"/>
        </w:numPr>
        <w:spacing w:after="0" w:line="240" w:lineRule="auto"/>
        <w:ind w:left="273"/>
        <w:jc w:val="both"/>
        <w:textAlignment w:val="baseline"/>
        <w:rPr>
          <w:rFonts w:eastAsia="Times New Roman" w:cs="Helvetica"/>
          <w:sz w:val="24"/>
          <w:szCs w:val="24"/>
          <w:lang w:val="en-GB" w:eastAsia="es-ES"/>
        </w:rPr>
      </w:pPr>
      <w:r w:rsidRPr="00C71E0E">
        <w:rPr>
          <w:rFonts w:eastAsia="Times New Roman" w:cs="Helvetica"/>
          <w:sz w:val="24"/>
          <w:szCs w:val="24"/>
          <w:lang w:val="en-GB" w:eastAsia="es-ES"/>
        </w:rPr>
        <w:t>Show successful regional and national initiatives, engagement of NGOs and academic institutions.</w:t>
      </w:r>
    </w:p>
    <w:p w14:paraId="2CF7C561" w14:textId="77777777" w:rsidR="00AD329A" w:rsidRPr="00C71E0E" w:rsidRDefault="00AD329A" w:rsidP="00AD329A">
      <w:pPr>
        <w:numPr>
          <w:ilvl w:val="0"/>
          <w:numId w:val="12"/>
        </w:numPr>
        <w:spacing w:after="0" w:line="240" w:lineRule="auto"/>
        <w:ind w:left="273"/>
        <w:jc w:val="both"/>
        <w:textAlignment w:val="baseline"/>
        <w:rPr>
          <w:rFonts w:eastAsia="Times New Roman" w:cs="Helvetica"/>
          <w:sz w:val="24"/>
          <w:szCs w:val="24"/>
          <w:lang w:val="en-GB" w:eastAsia="es-ES"/>
        </w:rPr>
      </w:pPr>
      <w:r w:rsidRPr="00C71E0E">
        <w:rPr>
          <w:rFonts w:eastAsia="Times New Roman" w:cs="Helvetica"/>
          <w:sz w:val="24"/>
          <w:szCs w:val="24"/>
          <w:lang w:val="en-GB" w:eastAsia="es-ES"/>
        </w:rPr>
        <w:t>To make status of the national legislation over the last decade and the environmental responsibility issues and assess if these developments can be used as example for other countries in the region and elsewhere.</w:t>
      </w:r>
    </w:p>
    <w:p w14:paraId="385BDA3A" w14:textId="77777777" w:rsidR="00AD329A" w:rsidRPr="001600A3" w:rsidRDefault="00AD329A" w:rsidP="00AD329A">
      <w:pPr>
        <w:shd w:val="clear" w:color="auto" w:fill="FFFFFF"/>
        <w:spacing w:before="75" w:after="75" w:line="270" w:lineRule="atLeast"/>
        <w:jc w:val="both"/>
        <w:rPr>
          <w:sz w:val="24"/>
          <w:szCs w:val="24"/>
          <w:lang w:val="en-GB"/>
        </w:rPr>
      </w:pPr>
    </w:p>
    <w:p w14:paraId="36CFC18E" w14:textId="77777777" w:rsidR="00AD329A" w:rsidRPr="001600A3" w:rsidRDefault="00AD329A" w:rsidP="00AD329A">
      <w:pPr>
        <w:shd w:val="clear" w:color="auto" w:fill="FFFFFF"/>
        <w:spacing w:after="0" w:line="240" w:lineRule="auto"/>
        <w:jc w:val="both"/>
        <w:outlineLvl w:val="2"/>
        <w:rPr>
          <w:rFonts w:ascii="Verdana" w:eastAsia="Times New Roman" w:hAnsi="Verdana"/>
          <w:b/>
          <w:bCs/>
          <w:color w:val="909B7A"/>
          <w:sz w:val="24"/>
          <w:szCs w:val="24"/>
          <w:lang w:val="en-GB" w:eastAsia="en-GB"/>
        </w:rPr>
      </w:pPr>
      <w:r w:rsidRPr="00A96B7C">
        <w:rPr>
          <w:rFonts w:ascii="Verdana" w:eastAsia="Times New Roman" w:hAnsi="Verdana"/>
          <w:b/>
          <w:bCs/>
          <w:color w:val="909B7A"/>
          <w:sz w:val="24"/>
          <w:szCs w:val="24"/>
          <w:lang w:val="en-GB" w:eastAsia="en-GB"/>
        </w:rPr>
        <w:t>Approach:</w:t>
      </w:r>
    </w:p>
    <w:p w14:paraId="5B41404C" w14:textId="77777777" w:rsidR="00AD329A" w:rsidRPr="001600A3" w:rsidRDefault="00AD329A" w:rsidP="00AD329A">
      <w:pPr>
        <w:pStyle w:val="Almindeligtekst"/>
        <w:jc w:val="both"/>
        <w:rPr>
          <w:rFonts w:ascii="Calibri" w:hAnsi="Calibri"/>
          <w:sz w:val="24"/>
          <w:szCs w:val="24"/>
          <w:lang w:val="en-GB"/>
        </w:rPr>
      </w:pPr>
      <w:r w:rsidRPr="001600A3">
        <w:rPr>
          <w:rFonts w:ascii="Calibri" w:hAnsi="Calibri"/>
          <w:sz w:val="24"/>
          <w:szCs w:val="24"/>
          <w:lang w:val="en-GB"/>
        </w:rPr>
        <w:t xml:space="preserve">Advances for the solution of the problem caused by </w:t>
      </w:r>
      <w:r>
        <w:rPr>
          <w:rFonts w:ascii="Calibri" w:hAnsi="Calibri"/>
          <w:sz w:val="24"/>
          <w:szCs w:val="24"/>
          <w:lang w:val="en-GB"/>
        </w:rPr>
        <w:t xml:space="preserve">POPs </w:t>
      </w:r>
      <w:r w:rsidRPr="00C71E0E">
        <w:rPr>
          <w:rFonts w:ascii="Calibri" w:hAnsi="Calibri"/>
          <w:sz w:val="24"/>
          <w:szCs w:val="24"/>
          <w:lang w:val="en-GB"/>
        </w:rPr>
        <w:t xml:space="preserve">and HHPs </w:t>
      </w:r>
      <w:r>
        <w:rPr>
          <w:rFonts w:ascii="Calibri" w:hAnsi="Calibri"/>
          <w:sz w:val="24"/>
          <w:szCs w:val="24"/>
          <w:lang w:val="en-GB"/>
        </w:rPr>
        <w:t>and other POPs</w:t>
      </w:r>
      <w:r w:rsidRPr="001600A3">
        <w:rPr>
          <w:rFonts w:ascii="Calibri" w:hAnsi="Calibri"/>
          <w:sz w:val="24"/>
          <w:szCs w:val="24"/>
          <w:lang w:val="en-GB"/>
        </w:rPr>
        <w:t xml:space="preserve"> will only succeed if it is approached from a joint perspective in which technical, political, economic, and social entities collaborate establishing cooperation for mutual benefit.</w:t>
      </w:r>
    </w:p>
    <w:p w14:paraId="714C8A09" w14:textId="77777777" w:rsidR="00AD329A" w:rsidRDefault="00AD329A" w:rsidP="00AD329A">
      <w:pPr>
        <w:pStyle w:val="Almindeligtekst"/>
        <w:jc w:val="both"/>
        <w:rPr>
          <w:rFonts w:ascii="Calibri" w:hAnsi="Calibri"/>
          <w:sz w:val="24"/>
          <w:szCs w:val="24"/>
          <w:lang w:val="en-GB"/>
        </w:rPr>
      </w:pPr>
    </w:p>
    <w:p w14:paraId="205860BA" w14:textId="77777777" w:rsidR="00AD329A" w:rsidRPr="001600A3" w:rsidRDefault="00AD329A" w:rsidP="00AD329A">
      <w:pPr>
        <w:pStyle w:val="Almindeligtekst"/>
        <w:jc w:val="both"/>
        <w:rPr>
          <w:rFonts w:ascii="Calibri" w:hAnsi="Calibri"/>
          <w:sz w:val="24"/>
          <w:szCs w:val="24"/>
          <w:lang w:val="en-GB"/>
        </w:rPr>
      </w:pPr>
      <w:r w:rsidRPr="001600A3">
        <w:rPr>
          <w:rFonts w:ascii="Calibri" w:hAnsi="Calibri"/>
          <w:sz w:val="24"/>
          <w:szCs w:val="24"/>
          <w:lang w:val="en-GB"/>
        </w:rPr>
        <w:t>The aim of the forum is to provide support to achieve political commitments which go to the European regional sphere, facilitating knowledge transfer, resource optimization and utilization of available technologies, all with the aim of achieving specific goals.</w:t>
      </w:r>
    </w:p>
    <w:p w14:paraId="798370F2" w14:textId="77777777" w:rsidR="00AD329A" w:rsidRDefault="00AD329A" w:rsidP="00AD329A">
      <w:pPr>
        <w:pStyle w:val="Almindeligtekst"/>
        <w:jc w:val="both"/>
        <w:rPr>
          <w:rFonts w:ascii="Calibri" w:hAnsi="Calibri"/>
          <w:sz w:val="24"/>
          <w:szCs w:val="24"/>
          <w:lang w:val="en-GB"/>
        </w:rPr>
      </w:pPr>
      <w:r w:rsidRPr="001600A3">
        <w:rPr>
          <w:rFonts w:ascii="Calibri" w:hAnsi="Calibri"/>
          <w:sz w:val="24"/>
          <w:szCs w:val="24"/>
          <w:lang w:val="en-GB"/>
        </w:rPr>
        <w:t>The preliminary programme of the 1</w:t>
      </w:r>
      <w:r>
        <w:rPr>
          <w:rFonts w:ascii="Calibri" w:hAnsi="Calibri"/>
          <w:sz w:val="24"/>
          <w:szCs w:val="24"/>
          <w:lang w:val="en-GB"/>
        </w:rPr>
        <w:t>4</w:t>
      </w:r>
      <w:r w:rsidRPr="00A76783">
        <w:rPr>
          <w:rFonts w:ascii="Calibri" w:hAnsi="Calibri"/>
          <w:sz w:val="24"/>
          <w:szCs w:val="24"/>
          <w:vertAlign w:val="superscript"/>
          <w:lang w:val="en-GB"/>
        </w:rPr>
        <w:t>th</w:t>
      </w:r>
      <w:r>
        <w:rPr>
          <w:rFonts w:ascii="Calibri" w:hAnsi="Calibri"/>
          <w:sz w:val="24"/>
          <w:szCs w:val="24"/>
          <w:lang w:val="en-GB"/>
        </w:rPr>
        <w:t xml:space="preserve"> </w:t>
      </w:r>
      <w:r w:rsidRPr="001600A3">
        <w:rPr>
          <w:rFonts w:ascii="Calibri" w:hAnsi="Calibri"/>
          <w:sz w:val="24"/>
          <w:szCs w:val="24"/>
          <w:lang w:val="en-GB"/>
        </w:rPr>
        <w:t xml:space="preserve">Forum includes three days discussions and </w:t>
      </w:r>
      <w:r>
        <w:rPr>
          <w:rFonts w:ascii="Calibri" w:hAnsi="Calibri"/>
          <w:sz w:val="24"/>
          <w:szCs w:val="24"/>
          <w:lang w:val="en-GB"/>
        </w:rPr>
        <w:t xml:space="preserve">a </w:t>
      </w:r>
      <w:r w:rsidRPr="001600A3">
        <w:rPr>
          <w:rFonts w:ascii="Calibri" w:hAnsi="Calibri"/>
          <w:sz w:val="24"/>
          <w:szCs w:val="24"/>
          <w:lang w:val="en-GB"/>
        </w:rPr>
        <w:t xml:space="preserve">one-day field trip </w:t>
      </w:r>
      <w:proofErr w:type="gramStart"/>
      <w:r w:rsidRPr="001600A3">
        <w:rPr>
          <w:rFonts w:ascii="Calibri" w:hAnsi="Calibri"/>
          <w:sz w:val="24"/>
          <w:szCs w:val="24"/>
          <w:lang w:val="en-GB"/>
        </w:rPr>
        <w:t>on</w:t>
      </w:r>
      <w:proofErr w:type="gramEnd"/>
      <w:r w:rsidRPr="001600A3">
        <w:rPr>
          <w:rFonts w:ascii="Calibri" w:hAnsi="Calibri"/>
          <w:sz w:val="24"/>
          <w:szCs w:val="24"/>
          <w:lang w:val="en-GB"/>
        </w:rPr>
        <w:t xml:space="preserve"> </w:t>
      </w:r>
      <w:r>
        <w:rPr>
          <w:rFonts w:ascii="Calibri" w:hAnsi="Calibri"/>
          <w:sz w:val="24"/>
          <w:szCs w:val="24"/>
          <w:lang w:val="en-GB"/>
        </w:rPr>
        <w:t>February,</w:t>
      </w:r>
      <w:r w:rsidRPr="001600A3">
        <w:rPr>
          <w:rFonts w:ascii="Calibri" w:hAnsi="Calibri"/>
          <w:sz w:val="24"/>
          <w:szCs w:val="24"/>
          <w:lang w:val="en-GB"/>
        </w:rPr>
        <w:t xml:space="preserve"> the </w:t>
      </w:r>
      <w:r>
        <w:rPr>
          <w:rFonts w:ascii="Calibri" w:hAnsi="Calibri"/>
          <w:sz w:val="24"/>
          <w:szCs w:val="24"/>
          <w:lang w:val="en-GB"/>
        </w:rPr>
        <w:t>24</w:t>
      </w:r>
      <w:r w:rsidRPr="00A76783">
        <w:rPr>
          <w:rFonts w:ascii="Calibri" w:hAnsi="Calibri"/>
          <w:sz w:val="24"/>
          <w:szCs w:val="24"/>
          <w:vertAlign w:val="superscript"/>
          <w:lang w:val="en-GB"/>
        </w:rPr>
        <w:t>th</w:t>
      </w:r>
      <w:r>
        <w:rPr>
          <w:rFonts w:ascii="Calibri" w:hAnsi="Calibri"/>
          <w:sz w:val="24"/>
          <w:szCs w:val="24"/>
          <w:lang w:val="en-GB"/>
        </w:rPr>
        <w:t>.</w:t>
      </w:r>
    </w:p>
    <w:p w14:paraId="4290E8A7" w14:textId="77777777" w:rsidR="00AD329A" w:rsidRDefault="00AD329A" w:rsidP="00AD329A">
      <w:pPr>
        <w:pStyle w:val="Almindeligtekst"/>
        <w:jc w:val="both"/>
        <w:rPr>
          <w:rFonts w:ascii="Calibri" w:hAnsi="Calibri"/>
          <w:sz w:val="24"/>
          <w:szCs w:val="24"/>
          <w:lang w:val="en-GB"/>
        </w:rPr>
      </w:pPr>
    </w:p>
    <w:p w14:paraId="4C3A2882" w14:textId="77777777" w:rsidR="00AD329A" w:rsidRDefault="00AD329A" w:rsidP="00AD329A">
      <w:pPr>
        <w:pStyle w:val="Almindeligtekst"/>
        <w:jc w:val="both"/>
        <w:rPr>
          <w:rFonts w:ascii="Calibri" w:hAnsi="Calibri"/>
          <w:sz w:val="24"/>
          <w:szCs w:val="24"/>
          <w:lang w:val="en-GB"/>
        </w:rPr>
        <w:sectPr w:rsidR="00AD329A" w:rsidSect="00597731">
          <w:headerReference w:type="even" r:id="rId18"/>
          <w:headerReference w:type="default" r:id="rId19"/>
          <w:footerReference w:type="default" r:id="rId20"/>
          <w:headerReference w:type="first" r:id="rId21"/>
          <w:pgSz w:w="11906" w:h="16838"/>
          <w:pgMar w:top="1701" w:right="707" w:bottom="1701" w:left="1134" w:header="709" w:footer="709" w:gutter="0"/>
          <w:pgBorders w:offsetFrom="page">
            <w:bottom w:val="single" w:sz="4" w:space="24" w:color="FFFFFF"/>
          </w:pgBorders>
          <w:cols w:space="708"/>
          <w:docGrid w:linePitch="360"/>
        </w:sectPr>
      </w:pPr>
    </w:p>
    <w:p w14:paraId="6E30D4E5" w14:textId="77777777" w:rsidR="00AD329A" w:rsidRPr="001600A3" w:rsidRDefault="00AD329A" w:rsidP="00AD329A">
      <w:pPr>
        <w:pStyle w:val="Almindeligtekst"/>
        <w:jc w:val="both"/>
        <w:rPr>
          <w:rFonts w:ascii="Calibri" w:hAnsi="Calibri"/>
          <w:sz w:val="24"/>
          <w:szCs w:val="24"/>
          <w:lang w:val="en-GB"/>
        </w:rPr>
      </w:pPr>
    </w:p>
    <w:p w14:paraId="626454F1" w14:textId="77777777" w:rsidR="00AD329A" w:rsidRDefault="00AD329A" w:rsidP="00AD329A">
      <w:pPr>
        <w:shd w:val="clear" w:color="auto" w:fill="FFFFFF"/>
        <w:spacing w:before="75" w:after="75" w:line="270" w:lineRule="atLeast"/>
        <w:jc w:val="both"/>
        <w:rPr>
          <w:rFonts w:asciiTheme="minorHAnsi" w:eastAsia="Times New Roman" w:hAnsiTheme="minorHAnsi" w:cs="Arial"/>
          <w:color w:val="191919"/>
          <w:sz w:val="24"/>
          <w:szCs w:val="24"/>
          <w:lang w:val="en-GB" w:eastAsia="en-GB"/>
        </w:rPr>
      </w:pPr>
    </w:p>
    <w:p w14:paraId="3E1B9637" w14:textId="77777777" w:rsidR="00AD329A" w:rsidRPr="006129B4" w:rsidRDefault="00AD329A" w:rsidP="00AD329A">
      <w:pPr>
        <w:shd w:val="clear" w:color="auto" w:fill="FFFFFF"/>
        <w:spacing w:before="75" w:after="75" w:line="270" w:lineRule="atLeast"/>
        <w:jc w:val="both"/>
        <w:rPr>
          <w:rFonts w:asciiTheme="minorHAnsi" w:eastAsia="Times New Roman" w:hAnsiTheme="minorHAnsi" w:cs="Arial"/>
          <w:color w:val="191919"/>
          <w:sz w:val="24"/>
          <w:szCs w:val="24"/>
          <w:lang w:val="en-GB" w:eastAsia="en-GB"/>
        </w:rPr>
      </w:pPr>
    </w:p>
    <w:tbl>
      <w:tblPr>
        <w:tblW w:w="0" w:type="auto"/>
        <w:tblLook w:val="04A0" w:firstRow="1" w:lastRow="0" w:firstColumn="1" w:lastColumn="0" w:noHBand="0" w:noVBand="1"/>
      </w:tblPr>
      <w:tblGrid>
        <w:gridCol w:w="4927"/>
        <w:gridCol w:w="4927"/>
      </w:tblGrid>
      <w:tr w:rsidR="00AD329A" w:rsidRPr="00020AA3" w14:paraId="0540ED26" w14:textId="77777777" w:rsidTr="009449EA">
        <w:tc>
          <w:tcPr>
            <w:tcW w:w="4927" w:type="dxa"/>
            <w:shd w:val="clear" w:color="auto" w:fill="auto"/>
          </w:tcPr>
          <w:p w14:paraId="435E8EB4" w14:textId="77777777" w:rsidR="00AD329A" w:rsidRPr="009449EA" w:rsidRDefault="00AD329A" w:rsidP="0000023E">
            <w:pPr>
              <w:spacing w:after="0" w:line="240" w:lineRule="auto"/>
              <w:jc w:val="both"/>
              <w:outlineLvl w:val="2"/>
              <w:rPr>
                <w:rFonts w:ascii="Verdana" w:eastAsia="Times New Roman" w:hAnsi="Verdana" w:cs="Arial"/>
                <w:b/>
                <w:bCs/>
                <w:color w:val="909B7A"/>
                <w:sz w:val="24"/>
                <w:szCs w:val="24"/>
                <w:lang w:val="en-GB" w:eastAsia="en-GB"/>
              </w:rPr>
            </w:pPr>
            <w:r>
              <w:rPr>
                <w:rFonts w:ascii="Verdana" w:eastAsia="Times New Roman" w:hAnsi="Verdana" w:cs="Arial"/>
                <w:b/>
                <w:bCs/>
                <w:color w:val="909B7A"/>
                <w:sz w:val="24"/>
                <w:szCs w:val="24"/>
                <w:lang w:val="en-GB" w:eastAsia="en-GB"/>
              </w:rPr>
              <w:br/>
            </w:r>
            <w:bookmarkStart w:id="42" w:name="_Hlk103167031"/>
            <w:r w:rsidRPr="009449EA">
              <w:rPr>
                <w:rFonts w:ascii="Verdana" w:eastAsia="Times New Roman" w:hAnsi="Verdana" w:cs="Arial"/>
                <w:b/>
                <w:bCs/>
                <w:color w:val="909B7A"/>
                <w:sz w:val="24"/>
                <w:szCs w:val="24"/>
                <w:lang w:val="en-GB" w:eastAsia="en-GB"/>
              </w:rPr>
              <w:t>Scientific and Program Committee:</w:t>
            </w:r>
            <w:bookmarkEnd w:id="42"/>
          </w:p>
        </w:tc>
        <w:tc>
          <w:tcPr>
            <w:tcW w:w="4927" w:type="dxa"/>
            <w:shd w:val="clear" w:color="auto" w:fill="auto"/>
          </w:tcPr>
          <w:p w14:paraId="1D955740" w14:textId="77777777" w:rsidR="00AD329A" w:rsidRPr="009449EA" w:rsidRDefault="00AD329A" w:rsidP="0000023E">
            <w:pPr>
              <w:spacing w:after="0" w:line="240" w:lineRule="auto"/>
              <w:jc w:val="both"/>
              <w:outlineLvl w:val="2"/>
              <w:rPr>
                <w:rFonts w:ascii="Verdana" w:eastAsia="Times New Roman" w:hAnsi="Verdana" w:cs="Arial"/>
                <w:b/>
                <w:bCs/>
                <w:color w:val="909B7A"/>
                <w:sz w:val="24"/>
                <w:szCs w:val="24"/>
                <w:lang w:val="en-GB" w:eastAsia="en-GB"/>
              </w:rPr>
            </w:pPr>
            <w:r>
              <w:rPr>
                <w:rFonts w:ascii="Verdana" w:eastAsia="Times New Roman" w:hAnsi="Verdana" w:cs="Arial"/>
                <w:b/>
                <w:bCs/>
                <w:color w:val="909B7A"/>
                <w:sz w:val="24"/>
                <w:szCs w:val="24"/>
                <w:lang w:val="en-GB" w:eastAsia="en-GB"/>
              </w:rPr>
              <w:br/>
              <w:t>Organization</w:t>
            </w:r>
            <w:r w:rsidRPr="009449EA">
              <w:rPr>
                <w:rFonts w:ascii="Verdana" w:eastAsia="Times New Roman" w:hAnsi="Verdana" w:cs="Arial"/>
                <w:b/>
                <w:bCs/>
                <w:color w:val="909B7A"/>
                <w:sz w:val="24"/>
                <w:szCs w:val="24"/>
                <w:lang w:val="en-GB" w:eastAsia="en-GB"/>
              </w:rPr>
              <w:t xml:space="preserve"> Committee:</w:t>
            </w:r>
          </w:p>
        </w:tc>
      </w:tr>
      <w:tr w:rsidR="00AD329A" w:rsidRPr="00943272" w14:paraId="63B5D25D" w14:textId="77777777" w:rsidTr="0070560A">
        <w:trPr>
          <w:trHeight w:val="80"/>
        </w:trPr>
        <w:tc>
          <w:tcPr>
            <w:tcW w:w="4927" w:type="dxa"/>
            <w:shd w:val="clear" w:color="auto" w:fill="auto"/>
          </w:tcPr>
          <w:p w14:paraId="26D67571" w14:textId="77777777" w:rsidR="00AD329A" w:rsidRPr="00AD329A" w:rsidRDefault="00AD329A" w:rsidP="0000023E">
            <w:pPr>
              <w:spacing w:after="0" w:line="270" w:lineRule="atLeast"/>
              <w:jc w:val="both"/>
              <w:rPr>
                <w:rFonts w:eastAsia="Times New Roman" w:cs="Arial"/>
                <w:color w:val="000000"/>
                <w:lang w:eastAsia="en-GB"/>
              </w:rPr>
            </w:pPr>
            <w:proofErr w:type="spellStart"/>
            <w:r w:rsidRPr="00AD329A">
              <w:rPr>
                <w:rFonts w:eastAsia="Times New Roman" w:cs="Arial"/>
                <w:color w:val="000000"/>
                <w:highlight w:val="yellow"/>
                <w:lang w:eastAsia="en-GB"/>
              </w:rPr>
              <w:t>Asst</w:t>
            </w:r>
            <w:proofErr w:type="spellEnd"/>
            <w:r w:rsidRPr="00AD329A">
              <w:rPr>
                <w:rFonts w:eastAsia="Times New Roman" w:cs="Arial"/>
                <w:color w:val="000000"/>
                <w:highlight w:val="yellow"/>
                <w:lang w:eastAsia="en-GB"/>
              </w:rPr>
              <w:t>. Prof</w:t>
            </w:r>
            <w:r w:rsidRPr="00AD329A">
              <w:rPr>
                <w:rFonts w:eastAsia="Times New Roman" w:cs="Arial"/>
                <w:color w:val="000000"/>
                <w:lang w:eastAsia="en-GB"/>
              </w:rPr>
              <w:t xml:space="preserve">. </w:t>
            </w:r>
            <w:proofErr w:type="spellStart"/>
            <w:r w:rsidRPr="00AD329A">
              <w:rPr>
                <w:rFonts w:eastAsia="Times New Roman" w:cs="Arial"/>
                <w:color w:val="000000"/>
                <w:lang w:eastAsia="en-GB"/>
              </w:rPr>
              <w:t>Gulchohra</w:t>
            </w:r>
            <w:proofErr w:type="spellEnd"/>
            <w:r w:rsidRPr="00AD329A">
              <w:rPr>
                <w:rFonts w:eastAsia="Times New Roman" w:cs="Arial"/>
                <w:color w:val="000000"/>
                <w:lang w:eastAsia="en-GB"/>
              </w:rPr>
              <w:t xml:space="preserve"> </w:t>
            </w:r>
            <w:proofErr w:type="spellStart"/>
            <w:r w:rsidRPr="00AD329A">
              <w:rPr>
                <w:rFonts w:eastAsia="Times New Roman" w:cs="Arial"/>
                <w:color w:val="000000"/>
                <w:lang w:eastAsia="en-GB"/>
              </w:rPr>
              <w:t>Aliyeva</w:t>
            </w:r>
            <w:proofErr w:type="spellEnd"/>
            <w:r w:rsidRPr="00AD329A">
              <w:rPr>
                <w:rFonts w:eastAsia="Times New Roman" w:cs="Arial"/>
                <w:color w:val="000000"/>
                <w:lang w:eastAsia="en-GB"/>
              </w:rPr>
              <w:t xml:space="preserve"> </w:t>
            </w:r>
          </w:p>
          <w:p w14:paraId="0C643118" w14:textId="77777777" w:rsidR="00AD329A" w:rsidRPr="00AD329A" w:rsidRDefault="00AD329A" w:rsidP="0000023E">
            <w:pPr>
              <w:spacing w:after="0" w:line="270" w:lineRule="atLeast"/>
              <w:jc w:val="both"/>
              <w:rPr>
                <w:rFonts w:eastAsia="Times New Roman" w:cs="Arial"/>
                <w:color w:val="000000"/>
                <w:lang w:eastAsia="en-GB"/>
              </w:rPr>
            </w:pPr>
            <w:proofErr w:type="spellStart"/>
            <w:r w:rsidRPr="00AD329A">
              <w:rPr>
                <w:rFonts w:eastAsia="Times New Roman" w:cs="Arial"/>
                <w:color w:val="000000"/>
                <w:lang w:eastAsia="en-GB"/>
              </w:rPr>
              <w:t>M.Sc</w:t>
            </w:r>
            <w:proofErr w:type="spellEnd"/>
            <w:r w:rsidRPr="00AD329A">
              <w:rPr>
                <w:rFonts w:eastAsia="Times New Roman" w:cs="Arial"/>
                <w:color w:val="000000"/>
                <w:lang w:eastAsia="en-GB"/>
              </w:rPr>
              <w:t>. Bram de Borst</w:t>
            </w:r>
          </w:p>
          <w:p w14:paraId="7ABC0C4E" w14:textId="77777777" w:rsidR="00AD329A" w:rsidRPr="00AD329A" w:rsidRDefault="00AD329A" w:rsidP="0000023E">
            <w:pPr>
              <w:spacing w:after="0" w:line="270" w:lineRule="atLeast"/>
              <w:jc w:val="both"/>
              <w:rPr>
                <w:rFonts w:eastAsia="Times New Roman" w:cs="Arial"/>
                <w:color w:val="000000"/>
                <w:lang w:eastAsia="en-GB"/>
              </w:rPr>
            </w:pPr>
            <w:proofErr w:type="spellStart"/>
            <w:r w:rsidRPr="00AD329A">
              <w:rPr>
                <w:rFonts w:eastAsia="Times New Roman" w:cs="Arial"/>
                <w:color w:val="000000"/>
                <w:lang w:eastAsia="en-GB"/>
              </w:rPr>
              <w:t>Jesús</w:t>
            </w:r>
            <w:proofErr w:type="spellEnd"/>
            <w:r w:rsidRPr="00AD329A">
              <w:rPr>
                <w:rFonts w:eastAsia="Times New Roman" w:cs="Arial"/>
                <w:color w:val="000000"/>
                <w:lang w:eastAsia="en-GB"/>
              </w:rPr>
              <w:t xml:space="preserve"> </w:t>
            </w:r>
            <w:proofErr w:type="spellStart"/>
            <w:r w:rsidRPr="00AD329A">
              <w:rPr>
                <w:rFonts w:eastAsia="Times New Roman" w:cs="Arial"/>
                <w:color w:val="000000"/>
                <w:lang w:eastAsia="en-GB"/>
              </w:rPr>
              <w:t>Fernández</w:t>
            </w:r>
            <w:proofErr w:type="spellEnd"/>
            <w:r w:rsidRPr="00AD329A">
              <w:rPr>
                <w:rFonts w:eastAsia="Times New Roman" w:cs="Arial"/>
                <w:color w:val="000000"/>
                <w:lang w:eastAsia="en-GB"/>
              </w:rPr>
              <w:t xml:space="preserve"> </w:t>
            </w:r>
            <w:proofErr w:type="spellStart"/>
            <w:r w:rsidRPr="00AD329A">
              <w:rPr>
                <w:rFonts w:eastAsia="Times New Roman" w:cs="Arial"/>
                <w:color w:val="000000"/>
                <w:lang w:eastAsia="en-GB"/>
              </w:rPr>
              <w:t>Cascán</w:t>
            </w:r>
            <w:proofErr w:type="spellEnd"/>
          </w:p>
          <w:p w14:paraId="1B30FB15" w14:textId="77777777" w:rsidR="00AD329A" w:rsidRPr="00AD329A" w:rsidRDefault="00AD329A" w:rsidP="0000023E">
            <w:pPr>
              <w:spacing w:after="0" w:line="270" w:lineRule="atLeast"/>
              <w:jc w:val="both"/>
              <w:rPr>
                <w:rFonts w:eastAsia="Times New Roman" w:cs="Arial"/>
                <w:color w:val="000000"/>
                <w:lang w:eastAsia="en-GB"/>
              </w:rPr>
            </w:pPr>
            <w:proofErr w:type="spellStart"/>
            <w:r w:rsidRPr="00AD329A">
              <w:rPr>
                <w:rFonts w:eastAsia="Times New Roman" w:cs="Arial"/>
                <w:color w:val="000000"/>
                <w:lang w:eastAsia="en-GB"/>
              </w:rPr>
              <w:t>Yeneneh</w:t>
            </w:r>
            <w:proofErr w:type="spellEnd"/>
            <w:r w:rsidRPr="00AD329A">
              <w:rPr>
                <w:rFonts w:eastAsia="Times New Roman" w:cs="Arial"/>
                <w:color w:val="000000"/>
                <w:lang w:eastAsia="en-GB"/>
              </w:rPr>
              <w:t xml:space="preserve"> T. Belayneh </w:t>
            </w:r>
          </w:p>
          <w:p w14:paraId="411D1A16" w14:textId="77777777" w:rsidR="00AD329A" w:rsidRPr="00AD329A" w:rsidRDefault="00AD329A" w:rsidP="0000023E">
            <w:pPr>
              <w:spacing w:after="0" w:line="270" w:lineRule="atLeast"/>
              <w:jc w:val="both"/>
              <w:rPr>
                <w:rFonts w:eastAsia="Times New Roman" w:cs="Arial"/>
                <w:color w:val="000000"/>
                <w:lang w:eastAsia="en-GB"/>
              </w:rPr>
            </w:pPr>
            <w:r w:rsidRPr="00AD329A">
              <w:rPr>
                <w:rFonts w:eastAsia="Times New Roman" w:cs="Arial"/>
                <w:color w:val="000000"/>
                <w:highlight w:val="yellow"/>
                <w:lang w:eastAsia="en-GB"/>
              </w:rPr>
              <w:t>MSc. Mark Davis</w:t>
            </w:r>
          </w:p>
          <w:p w14:paraId="147EA672" w14:textId="77777777" w:rsidR="00AD329A" w:rsidRPr="003813F5" w:rsidRDefault="00AD329A" w:rsidP="0000023E">
            <w:pPr>
              <w:spacing w:after="0" w:line="270" w:lineRule="atLeast"/>
              <w:jc w:val="both"/>
              <w:rPr>
                <w:rFonts w:eastAsia="Times New Roman" w:cs="Arial"/>
                <w:color w:val="000000"/>
                <w:lang w:val="nl-NL" w:eastAsia="en-GB"/>
              </w:rPr>
            </w:pPr>
            <w:r w:rsidRPr="003813F5">
              <w:rPr>
                <w:rFonts w:eastAsia="Times New Roman" w:cs="Arial"/>
                <w:color w:val="000000"/>
                <w:lang w:val="nl-NL" w:eastAsia="en-GB"/>
              </w:rPr>
              <w:t>MSc. Boudewijn Fokke</w:t>
            </w:r>
          </w:p>
          <w:p w14:paraId="59C41ED5" w14:textId="77777777" w:rsidR="00AD329A" w:rsidRPr="003813F5" w:rsidRDefault="00AD329A" w:rsidP="0000023E">
            <w:pPr>
              <w:spacing w:after="0" w:line="270" w:lineRule="atLeast"/>
              <w:jc w:val="both"/>
              <w:rPr>
                <w:rFonts w:eastAsia="Times New Roman" w:cs="Arial"/>
                <w:color w:val="000000"/>
                <w:lang w:val="nl-NL" w:eastAsia="en-GB"/>
              </w:rPr>
            </w:pPr>
            <w:r w:rsidRPr="003813F5">
              <w:rPr>
                <w:rFonts w:eastAsia="Times New Roman" w:cs="Arial"/>
                <w:color w:val="000000"/>
                <w:lang w:val="nl-NL" w:eastAsia="en-GB"/>
              </w:rPr>
              <w:t>Prof. Dr. Ivan Holoubek</w:t>
            </w:r>
          </w:p>
          <w:p w14:paraId="53DFACCA" w14:textId="77777777" w:rsidR="00AD329A" w:rsidRPr="003813F5" w:rsidRDefault="00AD329A" w:rsidP="0000023E">
            <w:pPr>
              <w:spacing w:after="0" w:line="270" w:lineRule="atLeast"/>
              <w:jc w:val="both"/>
              <w:rPr>
                <w:rFonts w:eastAsia="Times New Roman" w:cs="Arial"/>
                <w:color w:val="000000"/>
                <w:lang w:val="nl-NL" w:eastAsia="en-GB"/>
              </w:rPr>
            </w:pPr>
            <w:r w:rsidRPr="003813F5">
              <w:rPr>
                <w:rFonts w:eastAsia="Times New Roman" w:cs="Arial"/>
                <w:color w:val="000000"/>
                <w:lang w:val="nl-NL" w:eastAsia="en-GB"/>
              </w:rPr>
              <w:t>Dirk Jan Hoogendoorn</w:t>
            </w:r>
          </w:p>
          <w:p w14:paraId="46F4B24D" w14:textId="77777777" w:rsidR="00AD329A" w:rsidRPr="003813F5" w:rsidRDefault="00AD329A" w:rsidP="0000023E">
            <w:pPr>
              <w:spacing w:after="0" w:line="270" w:lineRule="atLeast"/>
              <w:jc w:val="both"/>
              <w:rPr>
                <w:rFonts w:eastAsia="Times New Roman" w:cs="Arial"/>
                <w:color w:val="000000"/>
                <w:lang w:val="nl-NL" w:eastAsia="en-GB"/>
              </w:rPr>
            </w:pPr>
            <w:r w:rsidRPr="003813F5">
              <w:rPr>
                <w:rFonts w:eastAsia="Times New Roman" w:cs="Arial"/>
                <w:color w:val="000000"/>
                <w:lang w:val="nl-NL" w:eastAsia="en-GB"/>
              </w:rPr>
              <w:t>Prof. Maurice Jutz</w:t>
            </w:r>
          </w:p>
          <w:p w14:paraId="3469038C" w14:textId="77777777" w:rsidR="00AD329A" w:rsidRPr="001C655A" w:rsidRDefault="00AD329A" w:rsidP="0000023E">
            <w:pPr>
              <w:spacing w:after="0" w:line="270" w:lineRule="atLeast"/>
              <w:jc w:val="both"/>
              <w:rPr>
                <w:rFonts w:eastAsia="Times New Roman" w:cs="Arial"/>
                <w:color w:val="000000"/>
                <w:lang w:val="de-DE" w:eastAsia="en-GB"/>
              </w:rPr>
            </w:pPr>
            <w:r w:rsidRPr="001C655A">
              <w:rPr>
                <w:rFonts w:eastAsia="Times New Roman" w:cs="Arial"/>
                <w:color w:val="000000"/>
                <w:lang w:val="de-DE" w:eastAsia="en-GB"/>
              </w:rPr>
              <w:t>Prof. Walter Lichtensteiger</w:t>
            </w:r>
          </w:p>
          <w:p w14:paraId="3BB9E7F4" w14:textId="77777777" w:rsidR="00AD329A" w:rsidRPr="003813F5" w:rsidRDefault="00AD329A" w:rsidP="0000023E">
            <w:pPr>
              <w:spacing w:after="0" w:line="270" w:lineRule="atLeast"/>
              <w:jc w:val="both"/>
              <w:rPr>
                <w:rFonts w:eastAsia="Times New Roman" w:cs="Arial"/>
                <w:color w:val="000000"/>
                <w:lang w:val="de-DE" w:eastAsia="en-GB"/>
              </w:rPr>
            </w:pPr>
            <w:r w:rsidRPr="003813F5">
              <w:rPr>
                <w:rFonts w:eastAsia="Times New Roman" w:cs="Arial"/>
                <w:color w:val="000000"/>
                <w:lang w:val="de-DE" w:eastAsia="en-GB"/>
              </w:rPr>
              <w:t>Nick Morgan</w:t>
            </w:r>
          </w:p>
          <w:p w14:paraId="66044A2A" w14:textId="77777777" w:rsidR="00AD329A" w:rsidRPr="003813F5" w:rsidRDefault="00AD329A" w:rsidP="0000023E">
            <w:pPr>
              <w:spacing w:after="0" w:line="270" w:lineRule="atLeast"/>
              <w:jc w:val="both"/>
              <w:rPr>
                <w:rFonts w:eastAsia="Times New Roman" w:cs="Arial"/>
                <w:color w:val="000000"/>
                <w:lang w:val="de-DE" w:eastAsia="en-GB"/>
              </w:rPr>
            </w:pPr>
            <w:r w:rsidRPr="003813F5">
              <w:rPr>
                <w:rFonts w:eastAsia="Times New Roman" w:cs="Arial"/>
                <w:color w:val="000000"/>
                <w:lang w:val="de-DE" w:eastAsia="en-GB"/>
              </w:rPr>
              <w:t xml:space="preserve">Tomas </w:t>
            </w:r>
            <w:proofErr w:type="spellStart"/>
            <w:r w:rsidRPr="003813F5">
              <w:rPr>
                <w:rFonts w:eastAsia="Times New Roman" w:cs="Arial"/>
                <w:color w:val="000000"/>
                <w:lang w:val="de-DE" w:eastAsia="en-GB"/>
              </w:rPr>
              <w:t>Ocelka</w:t>
            </w:r>
            <w:proofErr w:type="spellEnd"/>
            <w:r w:rsidRPr="003813F5">
              <w:rPr>
                <w:rFonts w:eastAsia="Times New Roman" w:cs="Arial"/>
                <w:color w:val="000000"/>
                <w:lang w:val="de-DE" w:eastAsia="en-GB"/>
              </w:rPr>
              <w:t xml:space="preserve"> </w:t>
            </w:r>
          </w:p>
          <w:p w14:paraId="4D9E14E2" w14:textId="77777777" w:rsidR="00AD329A" w:rsidRPr="003813F5" w:rsidRDefault="00AD329A" w:rsidP="0000023E">
            <w:pPr>
              <w:spacing w:after="0" w:line="270" w:lineRule="atLeast"/>
              <w:jc w:val="both"/>
              <w:rPr>
                <w:rFonts w:eastAsia="Times New Roman" w:cs="Arial"/>
                <w:color w:val="000000"/>
                <w:lang w:val="de-DE" w:eastAsia="en-GB"/>
              </w:rPr>
            </w:pPr>
            <w:r w:rsidRPr="003813F5">
              <w:rPr>
                <w:rFonts w:eastAsia="Times New Roman" w:cs="Arial"/>
                <w:color w:val="000000"/>
                <w:lang w:val="de-DE" w:eastAsia="en-GB"/>
              </w:rPr>
              <w:t>Ms. Mihaela Paun</w:t>
            </w:r>
          </w:p>
          <w:p w14:paraId="449403F5" w14:textId="77777777" w:rsidR="00AD329A" w:rsidRPr="001C655A" w:rsidRDefault="00AD329A" w:rsidP="0000023E">
            <w:pPr>
              <w:spacing w:after="0" w:line="270" w:lineRule="atLeast"/>
              <w:jc w:val="both"/>
              <w:rPr>
                <w:rFonts w:eastAsia="Times New Roman" w:cs="Arial"/>
                <w:color w:val="000000"/>
                <w:lang w:val="de-DE" w:eastAsia="en-GB"/>
              </w:rPr>
            </w:pPr>
            <w:r w:rsidRPr="001C655A">
              <w:rPr>
                <w:rFonts w:eastAsia="Times New Roman" w:cs="Arial"/>
                <w:color w:val="000000"/>
                <w:lang w:val="de-DE" w:eastAsia="en-GB"/>
              </w:rPr>
              <w:t>PD Dr. Margret Schlumpf</w:t>
            </w:r>
          </w:p>
          <w:p w14:paraId="7D68B062" w14:textId="77777777" w:rsidR="00AD329A" w:rsidRPr="003813F5" w:rsidRDefault="00AD329A" w:rsidP="0000023E">
            <w:pPr>
              <w:spacing w:after="0" w:line="270" w:lineRule="atLeast"/>
              <w:jc w:val="both"/>
              <w:rPr>
                <w:rFonts w:eastAsia="Times New Roman" w:cs="Arial"/>
                <w:color w:val="000000"/>
                <w:lang w:val="de-DE" w:eastAsia="en-GB"/>
              </w:rPr>
            </w:pPr>
            <w:r w:rsidRPr="003813F5">
              <w:rPr>
                <w:rFonts w:eastAsia="Times New Roman" w:cs="Arial"/>
                <w:color w:val="000000"/>
                <w:lang w:val="de-DE" w:eastAsia="en-GB"/>
              </w:rPr>
              <w:t xml:space="preserve">Dr. Tomasz </w:t>
            </w:r>
            <w:proofErr w:type="spellStart"/>
            <w:r w:rsidRPr="003813F5">
              <w:rPr>
                <w:rFonts w:eastAsia="Times New Roman" w:cs="Arial"/>
                <w:color w:val="000000"/>
                <w:lang w:val="de-DE" w:eastAsia="en-GB"/>
              </w:rPr>
              <w:t>Stobiecki</w:t>
            </w:r>
            <w:proofErr w:type="spellEnd"/>
          </w:p>
          <w:p w14:paraId="34438C66" w14:textId="77777777" w:rsidR="00AD329A" w:rsidRPr="003813F5" w:rsidRDefault="00AD329A" w:rsidP="0000023E">
            <w:pPr>
              <w:spacing w:after="0" w:line="270" w:lineRule="atLeast"/>
              <w:jc w:val="both"/>
              <w:rPr>
                <w:rFonts w:eastAsia="Times New Roman" w:cs="Arial"/>
                <w:color w:val="000000"/>
                <w:lang w:val="de-DE" w:eastAsia="en-GB"/>
              </w:rPr>
            </w:pPr>
            <w:proofErr w:type="spellStart"/>
            <w:r w:rsidRPr="003813F5">
              <w:rPr>
                <w:rFonts w:eastAsia="Times New Roman" w:cs="Arial"/>
                <w:color w:val="000000"/>
                <w:lang w:val="de-DE" w:eastAsia="en-GB"/>
              </w:rPr>
              <w:t>M.Sc</w:t>
            </w:r>
            <w:proofErr w:type="spellEnd"/>
            <w:r w:rsidRPr="003813F5">
              <w:rPr>
                <w:rFonts w:eastAsia="Times New Roman" w:cs="Arial"/>
                <w:color w:val="000000"/>
                <w:lang w:val="de-DE" w:eastAsia="en-GB"/>
              </w:rPr>
              <w:t xml:space="preserve">. Ms. Neel </w:t>
            </w:r>
            <w:proofErr w:type="spellStart"/>
            <w:r w:rsidRPr="003813F5">
              <w:rPr>
                <w:rFonts w:eastAsia="Times New Roman" w:cs="Arial"/>
                <w:color w:val="000000"/>
                <w:lang w:val="de-DE" w:eastAsia="en-GB"/>
              </w:rPr>
              <w:t>Strobaek</w:t>
            </w:r>
            <w:proofErr w:type="spellEnd"/>
          </w:p>
          <w:p w14:paraId="1E6DF501" w14:textId="77777777" w:rsidR="00AD329A" w:rsidRPr="003813F5" w:rsidRDefault="00AD329A" w:rsidP="0000023E">
            <w:pPr>
              <w:spacing w:after="0" w:line="270" w:lineRule="atLeast"/>
              <w:jc w:val="both"/>
              <w:rPr>
                <w:rFonts w:eastAsia="Times New Roman" w:cs="Arial"/>
                <w:color w:val="000000"/>
                <w:lang w:val="de-DE" w:eastAsia="en-GB"/>
              </w:rPr>
            </w:pPr>
            <w:r w:rsidRPr="003813F5">
              <w:rPr>
                <w:rFonts w:eastAsia="Times New Roman" w:cs="Arial"/>
                <w:color w:val="000000"/>
                <w:lang w:val="de-DE" w:eastAsia="en-GB"/>
              </w:rPr>
              <w:t xml:space="preserve">Dr. Archalus </w:t>
            </w:r>
            <w:proofErr w:type="spellStart"/>
            <w:r w:rsidRPr="003813F5">
              <w:rPr>
                <w:rFonts w:eastAsia="Times New Roman" w:cs="Arial"/>
                <w:color w:val="000000"/>
                <w:lang w:val="de-DE" w:eastAsia="en-GB"/>
              </w:rPr>
              <w:t>Tcheknavorian</w:t>
            </w:r>
            <w:proofErr w:type="spellEnd"/>
          </w:p>
          <w:p w14:paraId="7B5CF9EE" w14:textId="77777777" w:rsidR="00AD329A" w:rsidRPr="003813F5" w:rsidRDefault="00AD329A" w:rsidP="0000023E">
            <w:pPr>
              <w:spacing w:after="0" w:line="270" w:lineRule="atLeast"/>
              <w:jc w:val="both"/>
              <w:rPr>
                <w:rFonts w:eastAsia="Times New Roman" w:cs="Arial"/>
                <w:i/>
                <w:iCs/>
                <w:color w:val="000000"/>
                <w:lang w:val="de-DE" w:eastAsia="en-GB"/>
              </w:rPr>
            </w:pPr>
            <w:r w:rsidRPr="003813F5">
              <w:rPr>
                <w:rFonts w:eastAsia="Times New Roman" w:cs="Arial"/>
                <w:i/>
                <w:iCs/>
                <w:color w:val="000000"/>
                <w:lang w:val="de-DE" w:eastAsia="en-GB"/>
              </w:rPr>
              <w:t>Prof. Dr. Dr. Konstantin Terytze</w:t>
            </w:r>
          </w:p>
          <w:p w14:paraId="38ED261C" w14:textId="77777777" w:rsidR="00AD329A" w:rsidRPr="003813F5" w:rsidRDefault="00AD329A" w:rsidP="0000023E">
            <w:pPr>
              <w:spacing w:after="0" w:line="270" w:lineRule="atLeast"/>
              <w:jc w:val="both"/>
              <w:rPr>
                <w:rFonts w:eastAsia="Times New Roman" w:cs="Arial"/>
                <w:color w:val="000000"/>
                <w:lang w:val="de-DE" w:eastAsia="en-GB"/>
              </w:rPr>
            </w:pPr>
            <w:proofErr w:type="spellStart"/>
            <w:r w:rsidRPr="003813F5">
              <w:rPr>
                <w:rFonts w:eastAsia="Times New Roman" w:cs="Arial"/>
                <w:color w:val="000000"/>
                <w:lang w:val="de-DE" w:eastAsia="en-GB"/>
              </w:rPr>
              <w:t>M.Sc</w:t>
            </w:r>
            <w:proofErr w:type="spellEnd"/>
            <w:r w:rsidRPr="003813F5">
              <w:rPr>
                <w:rFonts w:eastAsia="Times New Roman" w:cs="Arial"/>
                <w:color w:val="000000"/>
                <w:lang w:val="de-DE" w:eastAsia="en-GB"/>
              </w:rPr>
              <w:t>. John Vijgen (Chair)</w:t>
            </w:r>
          </w:p>
          <w:p w14:paraId="7CDBC361" w14:textId="77777777" w:rsidR="00AD329A" w:rsidRPr="00A7051F" w:rsidRDefault="00AD329A" w:rsidP="0000023E">
            <w:pPr>
              <w:spacing w:after="0" w:line="270" w:lineRule="atLeast"/>
              <w:jc w:val="both"/>
              <w:rPr>
                <w:rFonts w:eastAsia="Times New Roman" w:cs="Arial"/>
                <w:color w:val="000000"/>
                <w:lang w:val="en-GB" w:eastAsia="en-GB"/>
              </w:rPr>
            </w:pPr>
            <w:proofErr w:type="spellStart"/>
            <w:r w:rsidRPr="005E1DFF">
              <w:rPr>
                <w:rFonts w:eastAsia="Times New Roman" w:cs="Arial"/>
                <w:color w:val="000000"/>
                <w:lang w:val="en-GB" w:eastAsia="en-GB"/>
              </w:rPr>
              <w:t>Dr.</w:t>
            </w:r>
            <w:proofErr w:type="spellEnd"/>
            <w:r w:rsidRPr="005E1DFF">
              <w:rPr>
                <w:rFonts w:eastAsia="Times New Roman" w:cs="Arial"/>
                <w:color w:val="000000"/>
                <w:lang w:val="en-GB" w:eastAsia="en-GB"/>
              </w:rPr>
              <w:t xml:space="preserve"> Roland Weber</w:t>
            </w:r>
          </w:p>
          <w:p w14:paraId="15E35DD2" w14:textId="77777777" w:rsidR="00AD329A" w:rsidRPr="001C655A" w:rsidRDefault="00AD329A" w:rsidP="0000023E">
            <w:pPr>
              <w:spacing w:after="0" w:line="270" w:lineRule="atLeast"/>
              <w:jc w:val="both"/>
              <w:rPr>
                <w:rFonts w:eastAsia="Times New Roman" w:cs="Arial"/>
                <w:bCs/>
                <w:lang w:val="en-US" w:eastAsia="en-GB"/>
              </w:rPr>
            </w:pPr>
            <w:r w:rsidRPr="001C655A">
              <w:rPr>
                <w:rFonts w:eastAsia="Times New Roman" w:cs="Arial"/>
                <w:bCs/>
                <w:highlight w:val="yellow"/>
                <w:lang w:val="en-US" w:eastAsia="en-GB"/>
              </w:rPr>
              <w:t xml:space="preserve">Ms. Ana </w:t>
            </w:r>
            <w:proofErr w:type="spellStart"/>
            <w:r w:rsidRPr="001C655A">
              <w:rPr>
                <w:rFonts w:eastAsia="Times New Roman" w:cs="Arial"/>
                <w:bCs/>
                <w:highlight w:val="yellow"/>
                <w:lang w:val="en-US" w:eastAsia="en-GB"/>
              </w:rPr>
              <w:t>Ferer</w:t>
            </w:r>
            <w:proofErr w:type="spellEnd"/>
            <w:r w:rsidRPr="001C655A">
              <w:rPr>
                <w:rFonts w:eastAsia="Times New Roman" w:cs="Arial"/>
                <w:bCs/>
                <w:highlight w:val="yellow"/>
                <w:lang w:val="en-US" w:eastAsia="en-GB"/>
              </w:rPr>
              <w:t xml:space="preserve"> </w:t>
            </w:r>
            <w:proofErr w:type="spellStart"/>
            <w:r w:rsidRPr="001C655A">
              <w:rPr>
                <w:rFonts w:eastAsia="Times New Roman" w:cs="Arial"/>
                <w:bCs/>
                <w:highlight w:val="yellow"/>
                <w:lang w:val="en-US" w:eastAsia="en-GB"/>
              </w:rPr>
              <w:t>Dufol</w:t>
            </w:r>
            <w:proofErr w:type="spellEnd"/>
            <w:r w:rsidRPr="001C655A">
              <w:rPr>
                <w:rFonts w:eastAsia="Times New Roman" w:cs="Arial"/>
                <w:bCs/>
                <w:lang w:val="en-US" w:eastAsia="en-GB"/>
              </w:rPr>
              <w:t xml:space="preserve">- </w:t>
            </w:r>
            <w:r w:rsidRPr="001C655A">
              <w:rPr>
                <w:rFonts w:eastAsia="Times New Roman" w:cs="Arial"/>
                <w:bCs/>
                <w:highlight w:val="yellow"/>
                <w:lang w:val="en-US" w:eastAsia="en-GB"/>
              </w:rPr>
              <w:t xml:space="preserve">can you check if </w:t>
            </w:r>
            <w:proofErr w:type="gramStart"/>
            <w:r w:rsidRPr="001C655A">
              <w:rPr>
                <w:rFonts w:eastAsia="Times New Roman" w:cs="Arial"/>
                <w:bCs/>
                <w:highlight w:val="yellow"/>
                <w:lang w:val="en-US" w:eastAsia="en-GB"/>
              </w:rPr>
              <w:t>still</w:t>
            </w:r>
            <w:proofErr w:type="gramEnd"/>
            <w:r w:rsidRPr="001C655A">
              <w:rPr>
                <w:rFonts w:eastAsia="Times New Roman" w:cs="Arial"/>
                <w:bCs/>
                <w:highlight w:val="yellow"/>
                <w:lang w:val="en-US" w:eastAsia="en-GB"/>
              </w:rPr>
              <w:t xml:space="preserve"> OK??????</w:t>
            </w:r>
          </w:p>
          <w:p w14:paraId="4E930540" w14:textId="77777777" w:rsidR="00AD329A" w:rsidRPr="003813F5" w:rsidRDefault="00AD329A" w:rsidP="0000023E">
            <w:pPr>
              <w:spacing w:after="0" w:line="270" w:lineRule="atLeast"/>
              <w:jc w:val="both"/>
              <w:rPr>
                <w:rFonts w:eastAsia="Times New Roman" w:cs="Arial"/>
                <w:bCs/>
                <w:lang w:val="nl-NL" w:eastAsia="en-GB"/>
              </w:rPr>
            </w:pPr>
            <w:r w:rsidRPr="003813F5">
              <w:rPr>
                <w:rFonts w:eastAsia="Times New Roman" w:cs="Arial"/>
                <w:bCs/>
                <w:lang w:val="nl-NL" w:eastAsia="en-GB"/>
              </w:rPr>
              <w:t>Mr. Boudewijn Fokke</w:t>
            </w:r>
          </w:p>
          <w:p w14:paraId="793D386C" w14:textId="77777777" w:rsidR="00AD329A" w:rsidRPr="003813F5" w:rsidRDefault="00AD329A" w:rsidP="0000023E">
            <w:pPr>
              <w:spacing w:after="0" w:line="270" w:lineRule="atLeast"/>
              <w:jc w:val="both"/>
              <w:rPr>
                <w:rFonts w:eastAsia="Times New Roman" w:cs="Arial"/>
                <w:bCs/>
                <w:lang w:val="nl-NL" w:eastAsia="en-GB"/>
              </w:rPr>
            </w:pPr>
            <w:proofErr w:type="spellStart"/>
            <w:r w:rsidRPr="003813F5">
              <w:rPr>
                <w:rFonts w:eastAsia="Times New Roman" w:cs="Arial"/>
                <w:bCs/>
                <w:lang w:val="nl-NL" w:eastAsia="en-GB"/>
              </w:rPr>
              <w:t>M.Sc</w:t>
            </w:r>
            <w:proofErr w:type="spellEnd"/>
            <w:r w:rsidRPr="003813F5">
              <w:rPr>
                <w:rFonts w:eastAsia="Times New Roman" w:cs="Arial"/>
                <w:bCs/>
                <w:lang w:val="nl-NL" w:eastAsia="en-GB"/>
              </w:rPr>
              <w:t>. Bram de Borst</w:t>
            </w:r>
          </w:p>
          <w:p w14:paraId="3CAA6EB6" w14:textId="77777777" w:rsidR="00AD329A" w:rsidRPr="003813F5" w:rsidRDefault="00AD329A" w:rsidP="0000023E">
            <w:pPr>
              <w:spacing w:after="0" w:line="270" w:lineRule="atLeast"/>
              <w:jc w:val="both"/>
              <w:rPr>
                <w:rFonts w:eastAsia="Times New Roman" w:cs="Arial"/>
                <w:bCs/>
                <w:lang w:val="nl-NL" w:eastAsia="en-GB"/>
              </w:rPr>
            </w:pPr>
            <w:proofErr w:type="spellStart"/>
            <w:r w:rsidRPr="003813F5">
              <w:rPr>
                <w:rFonts w:eastAsia="Times New Roman" w:cs="Arial"/>
                <w:bCs/>
                <w:lang w:val="nl-NL" w:eastAsia="en-GB"/>
              </w:rPr>
              <w:t>M.Sc</w:t>
            </w:r>
            <w:proofErr w:type="spellEnd"/>
            <w:r w:rsidRPr="003813F5">
              <w:rPr>
                <w:rFonts w:eastAsia="Times New Roman" w:cs="Arial"/>
                <w:bCs/>
                <w:lang w:val="nl-NL" w:eastAsia="en-GB"/>
              </w:rPr>
              <w:t xml:space="preserve"> Dirk Jan Hoogendoorn</w:t>
            </w:r>
          </w:p>
          <w:p w14:paraId="7166101C" w14:textId="77777777" w:rsidR="00AD329A" w:rsidRPr="003813F5" w:rsidRDefault="00AD329A" w:rsidP="0000023E">
            <w:pPr>
              <w:spacing w:after="0" w:line="270" w:lineRule="atLeast"/>
              <w:jc w:val="both"/>
              <w:rPr>
                <w:rFonts w:eastAsia="Times New Roman" w:cs="Arial"/>
                <w:bCs/>
                <w:lang w:val="nl-NL" w:eastAsia="en-GB"/>
              </w:rPr>
            </w:pPr>
            <w:r w:rsidRPr="003813F5">
              <w:rPr>
                <w:rFonts w:eastAsia="Times New Roman" w:cs="Arial"/>
                <w:bCs/>
                <w:lang w:val="nl-NL" w:eastAsia="en-GB"/>
              </w:rPr>
              <w:t>Mr. Ed Verhamme</w:t>
            </w:r>
          </w:p>
          <w:p w14:paraId="7384F3C3" w14:textId="77777777" w:rsidR="00AD329A" w:rsidRPr="0042297D" w:rsidRDefault="00AD329A" w:rsidP="0000023E">
            <w:pPr>
              <w:spacing w:after="0" w:line="270" w:lineRule="atLeast"/>
              <w:jc w:val="both"/>
              <w:rPr>
                <w:rFonts w:eastAsia="Times New Roman" w:cs="Arial"/>
                <w:bCs/>
                <w:lang w:val="en-GB" w:eastAsia="en-GB"/>
              </w:rPr>
            </w:pPr>
            <w:r w:rsidRPr="00263D5B">
              <w:rPr>
                <w:rFonts w:eastAsia="Times New Roman" w:cs="Arial"/>
                <w:bCs/>
                <w:highlight w:val="cyan"/>
                <w:lang w:val="en-GB" w:eastAsia="en-GB"/>
                <w:rPrChange w:id="43" w:author="John Vijgen" w:date="2022-04-18T21:52:00Z">
                  <w:rPr>
                    <w:rFonts w:eastAsia="Times New Roman" w:cs="Arial"/>
                    <w:bCs/>
                    <w:highlight w:val="yellow"/>
                    <w:lang w:val="en-GB" w:eastAsia="en-GB"/>
                  </w:rPr>
                </w:rPrChange>
              </w:rPr>
              <w:t xml:space="preserve">Mr. Emilio </w:t>
            </w:r>
            <w:proofErr w:type="spellStart"/>
            <w:r w:rsidRPr="00263D5B">
              <w:rPr>
                <w:rFonts w:eastAsia="Times New Roman" w:cs="Arial"/>
                <w:bCs/>
                <w:highlight w:val="cyan"/>
                <w:lang w:val="en-GB" w:eastAsia="en-GB"/>
                <w:rPrChange w:id="44" w:author="John Vijgen" w:date="2022-04-18T21:52:00Z">
                  <w:rPr>
                    <w:rFonts w:eastAsia="Times New Roman" w:cs="Arial"/>
                    <w:bCs/>
                    <w:highlight w:val="yellow"/>
                    <w:lang w:val="en-GB" w:eastAsia="en-GB"/>
                  </w:rPr>
                </w:rPrChange>
              </w:rPr>
              <w:t>Betrán</w:t>
            </w:r>
            <w:proofErr w:type="spellEnd"/>
            <w:r>
              <w:rPr>
                <w:rFonts w:eastAsia="Times New Roman" w:cs="Arial"/>
                <w:bCs/>
                <w:lang w:val="en-GB" w:eastAsia="en-GB"/>
              </w:rPr>
              <w:t>---</w:t>
            </w:r>
            <w:r w:rsidRPr="00BD71B7">
              <w:rPr>
                <w:rFonts w:eastAsia="Times New Roman" w:cs="Arial"/>
                <w:bCs/>
                <w:highlight w:val="yellow"/>
                <w:lang w:val="en-GB" w:eastAsia="en-GB"/>
              </w:rPr>
              <w:t>Please check</w:t>
            </w:r>
          </w:p>
          <w:p w14:paraId="4E8867C4" w14:textId="77777777" w:rsidR="00AD329A" w:rsidRPr="00BD71B7" w:rsidRDefault="00AD329A" w:rsidP="0000023E">
            <w:pPr>
              <w:spacing w:after="0" w:line="270" w:lineRule="atLeast"/>
              <w:jc w:val="both"/>
              <w:rPr>
                <w:rFonts w:eastAsia="Times New Roman" w:cs="Arial"/>
                <w:bCs/>
                <w:lang w:val="en-GB" w:eastAsia="en-GB"/>
              </w:rPr>
            </w:pPr>
            <w:r w:rsidRPr="00BD71B7">
              <w:rPr>
                <w:rFonts w:eastAsia="Times New Roman" w:cs="Arial"/>
                <w:bCs/>
                <w:lang w:val="en-GB" w:eastAsia="en-GB"/>
              </w:rPr>
              <w:t xml:space="preserve">Mr. Jesús Fernández </w:t>
            </w:r>
            <w:proofErr w:type="spellStart"/>
            <w:r w:rsidRPr="00BD71B7">
              <w:rPr>
                <w:rFonts w:eastAsia="Times New Roman" w:cs="Arial"/>
                <w:bCs/>
                <w:lang w:val="en-GB" w:eastAsia="en-GB"/>
              </w:rPr>
              <w:t>Cascán</w:t>
            </w:r>
            <w:proofErr w:type="spellEnd"/>
          </w:p>
          <w:p w14:paraId="6201A1A5" w14:textId="77777777" w:rsidR="00AD329A" w:rsidRPr="0042297D" w:rsidRDefault="00AD329A" w:rsidP="0000023E">
            <w:pPr>
              <w:spacing w:after="0" w:line="270" w:lineRule="atLeast"/>
              <w:jc w:val="both"/>
              <w:rPr>
                <w:rFonts w:eastAsia="Times New Roman" w:cs="Arial"/>
                <w:bCs/>
                <w:lang w:val="en-GB" w:eastAsia="en-GB"/>
              </w:rPr>
            </w:pPr>
            <w:r w:rsidRPr="00BD71B7">
              <w:rPr>
                <w:rFonts w:eastAsia="Times New Roman" w:cs="Arial"/>
                <w:bCs/>
                <w:lang w:val="en-GB" w:eastAsia="en-GB"/>
              </w:rPr>
              <w:t xml:space="preserve">Mr. Joaquín </w:t>
            </w:r>
            <w:proofErr w:type="spellStart"/>
            <w:r w:rsidRPr="00BD71B7">
              <w:rPr>
                <w:rFonts w:eastAsia="Times New Roman" w:cs="Arial"/>
                <w:bCs/>
                <w:lang w:val="en-GB" w:eastAsia="en-GB"/>
              </w:rPr>
              <w:t>Guadaño</w:t>
            </w:r>
            <w:proofErr w:type="spellEnd"/>
          </w:p>
          <w:p w14:paraId="73A30FCE" w14:textId="77777777" w:rsidR="00AD329A" w:rsidRPr="0042297D" w:rsidRDefault="00AD329A" w:rsidP="0000023E">
            <w:pPr>
              <w:spacing w:after="0" w:line="270" w:lineRule="atLeast"/>
              <w:jc w:val="both"/>
              <w:rPr>
                <w:rFonts w:eastAsia="Times New Roman" w:cs="Arial"/>
                <w:bCs/>
                <w:lang w:val="en-GB" w:eastAsia="en-GB"/>
              </w:rPr>
            </w:pPr>
            <w:r w:rsidRPr="0042297D">
              <w:rPr>
                <w:rFonts w:eastAsia="Times New Roman" w:cs="Arial"/>
                <w:bCs/>
                <w:lang w:val="en-GB" w:eastAsia="en-GB"/>
              </w:rPr>
              <w:t>Mr. Ludwig Kramer</w:t>
            </w:r>
          </w:p>
          <w:p w14:paraId="51A23C02" w14:textId="77777777" w:rsidR="00AD329A" w:rsidRPr="003813F5" w:rsidRDefault="00AD329A" w:rsidP="0000023E">
            <w:pPr>
              <w:spacing w:after="0" w:line="270" w:lineRule="atLeast"/>
              <w:jc w:val="both"/>
              <w:rPr>
                <w:rFonts w:eastAsia="Times New Roman" w:cs="Arial"/>
                <w:bCs/>
                <w:lang w:val="en-GB" w:eastAsia="en-GB"/>
              </w:rPr>
            </w:pPr>
            <w:r w:rsidRPr="003813F5">
              <w:rPr>
                <w:rFonts w:eastAsia="Times New Roman" w:cs="Arial"/>
                <w:bCs/>
                <w:lang w:val="en-GB" w:eastAsia="en-GB"/>
              </w:rPr>
              <w:t xml:space="preserve">PD </w:t>
            </w:r>
            <w:proofErr w:type="spellStart"/>
            <w:r w:rsidRPr="003813F5">
              <w:rPr>
                <w:rFonts w:eastAsia="Times New Roman" w:cs="Arial"/>
                <w:bCs/>
                <w:lang w:val="en-GB" w:eastAsia="en-GB"/>
              </w:rPr>
              <w:t>Dr.</w:t>
            </w:r>
            <w:proofErr w:type="spellEnd"/>
            <w:r w:rsidRPr="003813F5">
              <w:rPr>
                <w:rFonts w:eastAsia="Times New Roman" w:cs="Arial"/>
                <w:bCs/>
                <w:lang w:val="en-GB" w:eastAsia="en-GB"/>
              </w:rPr>
              <w:t xml:space="preserve"> Margret Schlumpf</w:t>
            </w:r>
          </w:p>
          <w:p w14:paraId="57E50166" w14:textId="77777777" w:rsidR="00AD329A" w:rsidRPr="0042297D" w:rsidRDefault="00AD329A" w:rsidP="0000023E">
            <w:pPr>
              <w:spacing w:after="0" w:line="270" w:lineRule="atLeast"/>
              <w:jc w:val="both"/>
              <w:rPr>
                <w:rFonts w:eastAsia="Times New Roman" w:cs="Arial"/>
                <w:bCs/>
                <w:lang w:val="en-GB" w:eastAsia="en-GB"/>
              </w:rPr>
            </w:pPr>
            <w:r w:rsidRPr="0042297D">
              <w:rPr>
                <w:rFonts w:eastAsia="Times New Roman" w:cs="Arial"/>
                <w:bCs/>
                <w:lang w:val="en-GB" w:eastAsia="en-GB"/>
              </w:rPr>
              <w:t>Mr. Maurice Jutz</w:t>
            </w:r>
          </w:p>
          <w:p w14:paraId="07739CBF" w14:textId="77777777" w:rsidR="00AD329A" w:rsidRPr="0042297D" w:rsidRDefault="00AD329A" w:rsidP="0000023E">
            <w:pPr>
              <w:spacing w:after="0" w:line="270" w:lineRule="atLeast"/>
              <w:jc w:val="both"/>
              <w:rPr>
                <w:rFonts w:eastAsia="Times New Roman" w:cs="Arial"/>
                <w:bCs/>
                <w:lang w:val="en-GB" w:eastAsia="en-GB"/>
              </w:rPr>
            </w:pPr>
            <w:r w:rsidRPr="0042297D">
              <w:rPr>
                <w:rFonts w:eastAsia="Times New Roman" w:cs="Arial"/>
                <w:bCs/>
                <w:lang w:val="en-GB" w:eastAsia="en-GB"/>
              </w:rPr>
              <w:t>Mr. Nick Morgan</w:t>
            </w:r>
          </w:p>
          <w:p w14:paraId="7950F412" w14:textId="77777777" w:rsidR="00AD329A" w:rsidRPr="0042297D" w:rsidRDefault="00AD329A" w:rsidP="0000023E">
            <w:pPr>
              <w:spacing w:after="0" w:line="270" w:lineRule="atLeast"/>
              <w:jc w:val="both"/>
              <w:rPr>
                <w:rFonts w:eastAsia="Times New Roman" w:cs="Arial"/>
                <w:bCs/>
                <w:lang w:val="en-GB" w:eastAsia="en-GB"/>
              </w:rPr>
            </w:pPr>
            <w:proofErr w:type="spellStart"/>
            <w:r w:rsidRPr="0042297D">
              <w:rPr>
                <w:rFonts w:eastAsia="Times New Roman" w:cs="Arial"/>
                <w:bCs/>
                <w:lang w:val="en-GB" w:eastAsia="en-GB"/>
              </w:rPr>
              <w:t>Dr.</w:t>
            </w:r>
            <w:proofErr w:type="spellEnd"/>
            <w:r w:rsidRPr="0042297D">
              <w:rPr>
                <w:rFonts w:eastAsia="Times New Roman" w:cs="Arial"/>
                <w:bCs/>
                <w:lang w:val="en-GB" w:eastAsia="en-GB"/>
              </w:rPr>
              <w:t xml:space="preserve"> Roland Weber</w:t>
            </w:r>
          </w:p>
          <w:p w14:paraId="31B04895" w14:textId="77777777" w:rsidR="00AD329A" w:rsidRPr="00BD71B7" w:rsidRDefault="00AD329A" w:rsidP="0000023E">
            <w:pPr>
              <w:spacing w:after="0" w:line="270" w:lineRule="atLeast"/>
              <w:jc w:val="both"/>
              <w:rPr>
                <w:rFonts w:eastAsia="Times New Roman" w:cs="Arial"/>
                <w:bCs/>
                <w:lang w:val="de-DE" w:eastAsia="en-GB"/>
              </w:rPr>
            </w:pPr>
            <w:r w:rsidRPr="00BD71B7">
              <w:rPr>
                <w:rFonts w:eastAsia="Times New Roman" w:cs="Arial"/>
                <w:bCs/>
                <w:lang w:val="de-DE" w:eastAsia="en-GB"/>
              </w:rPr>
              <w:t>MD. Prof. Walter Lichtensteiger</w:t>
            </w:r>
          </w:p>
          <w:p w14:paraId="52DD4149" w14:textId="77777777" w:rsidR="00AD329A" w:rsidRPr="003813F5" w:rsidRDefault="00AD329A" w:rsidP="0000023E">
            <w:pPr>
              <w:spacing w:after="0" w:line="270" w:lineRule="atLeast"/>
              <w:jc w:val="both"/>
              <w:rPr>
                <w:rFonts w:eastAsia="Times New Roman" w:cs="Arial"/>
                <w:bCs/>
                <w:lang w:val="de-DE" w:eastAsia="en-GB"/>
              </w:rPr>
            </w:pPr>
            <w:r w:rsidRPr="003813F5">
              <w:rPr>
                <w:rFonts w:eastAsia="Times New Roman" w:cs="Arial"/>
                <w:bCs/>
                <w:lang w:val="de-DE" w:eastAsia="en-GB"/>
              </w:rPr>
              <w:t>Mr. Wouter Pronk</w:t>
            </w:r>
          </w:p>
          <w:p w14:paraId="0D1E8077" w14:textId="77777777" w:rsidR="00AD329A" w:rsidRPr="003813F5" w:rsidRDefault="00AD329A" w:rsidP="0000023E">
            <w:pPr>
              <w:spacing w:after="0" w:line="270" w:lineRule="atLeast"/>
              <w:jc w:val="both"/>
              <w:rPr>
                <w:rFonts w:eastAsia="Times New Roman" w:cs="Arial"/>
                <w:bCs/>
                <w:lang w:val="sv-SE" w:eastAsia="en-GB"/>
              </w:rPr>
            </w:pPr>
            <w:r w:rsidRPr="003813F5">
              <w:rPr>
                <w:rFonts w:eastAsia="Times New Roman" w:cs="Arial"/>
                <w:bCs/>
                <w:lang w:val="sv-SE" w:eastAsia="en-GB"/>
              </w:rPr>
              <w:t>MA Ms. Sandra Molenkamp</w:t>
            </w:r>
          </w:p>
          <w:p w14:paraId="6632FAC4" w14:textId="0DC40761" w:rsidR="00AD329A" w:rsidRPr="003813F5" w:rsidRDefault="00AD329A" w:rsidP="0000023E">
            <w:pPr>
              <w:spacing w:after="0" w:line="270" w:lineRule="atLeast"/>
              <w:jc w:val="both"/>
              <w:rPr>
                <w:rFonts w:eastAsia="Times New Roman" w:cs="Arial"/>
                <w:bCs/>
                <w:color w:val="000000" w:themeColor="text1"/>
                <w:highlight w:val="yellow"/>
                <w:lang w:val="sv-SE" w:eastAsia="en-GB"/>
              </w:rPr>
            </w:pPr>
            <w:r w:rsidRPr="003813F5">
              <w:rPr>
                <w:rFonts w:eastAsia="Times New Roman" w:cs="Arial"/>
                <w:bCs/>
                <w:highlight w:val="yellow"/>
                <w:lang w:val="sv-SE" w:eastAsia="en-GB"/>
              </w:rPr>
              <w:t>Matthew Wilson</w:t>
            </w:r>
          </w:p>
          <w:p w14:paraId="4CCB317B" w14:textId="77777777" w:rsidR="00AD329A" w:rsidRPr="003813F5" w:rsidRDefault="00AD329A" w:rsidP="0000023E">
            <w:pPr>
              <w:spacing w:after="0" w:line="270" w:lineRule="atLeast"/>
              <w:jc w:val="both"/>
              <w:rPr>
                <w:rFonts w:eastAsia="Times New Roman" w:cs="Arial"/>
                <w:bCs/>
                <w:color w:val="000000" w:themeColor="text1"/>
                <w:highlight w:val="yellow"/>
                <w:lang w:val="sv-SE" w:eastAsia="en-GB"/>
              </w:rPr>
            </w:pPr>
          </w:p>
          <w:p w14:paraId="2A361453" w14:textId="77777777" w:rsidR="00AD329A" w:rsidRPr="003813F5" w:rsidRDefault="00AD329A" w:rsidP="0000023E">
            <w:pPr>
              <w:spacing w:after="0" w:line="270" w:lineRule="atLeast"/>
              <w:jc w:val="both"/>
              <w:rPr>
                <w:rFonts w:eastAsia="Times New Roman" w:cs="Arial"/>
                <w:color w:val="000000"/>
                <w:highlight w:val="yellow"/>
                <w:lang w:val="sv-SE" w:eastAsia="en-GB"/>
              </w:rPr>
            </w:pPr>
          </w:p>
        </w:tc>
        <w:tc>
          <w:tcPr>
            <w:tcW w:w="4927" w:type="dxa"/>
            <w:shd w:val="clear" w:color="auto" w:fill="auto"/>
          </w:tcPr>
          <w:p w14:paraId="77B6896B" w14:textId="0D491C0F" w:rsidR="00AD329A" w:rsidRPr="00BD71B7" w:rsidRDefault="00AD329A" w:rsidP="0000023E">
            <w:pPr>
              <w:spacing w:after="0" w:line="270" w:lineRule="atLeast"/>
              <w:jc w:val="both"/>
              <w:rPr>
                <w:rFonts w:eastAsia="Times New Roman" w:cs="Arial"/>
                <w:bCs/>
                <w:lang w:val="en-GB" w:eastAsia="en-GB"/>
              </w:rPr>
            </w:pPr>
            <w:r w:rsidRPr="001C655A">
              <w:rPr>
                <w:rFonts w:eastAsia="Times New Roman" w:cs="Arial"/>
                <w:b/>
                <w:lang w:val="en-GB" w:eastAsia="en-GB"/>
              </w:rPr>
              <w:t>Local Organizing Committee</w:t>
            </w:r>
            <w:r>
              <w:rPr>
                <w:rFonts w:eastAsia="Times New Roman" w:cs="Arial"/>
                <w:b/>
                <w:lang w:val="en-GB" w:eastAsia="en-GB"/>
              </w:rPr>
              <w:t xml:space="preserve"> -Alicia, Susana, Elena </w:t>
            </w:r>
            <w:r w:rsidRPr="00D86F9E">
              <w:rPr>
                <w:rFonts w:eastAsia="Times New Roman" w:cs="Arial"/>
                <w:bCs/>
                <w:lang w:val="en-GB" w:eastAsia="en-GB"/>
              </w:rPr>
              <w:t>p</w:t>
            </w:r>
            <w:r w:rsidRPr="00D86F9E">
              <w:rPr>
                <w:rFonts w:eastAsia="Times New Roman" w:cs="Arial"/>
                <w:bCs/>
                <w:highlight w:val="yellow"/>
                <w:lang w:val="en-GB" w:eastAsia="en-GB"/>
              </w:rPr>
              <w:t>lease check all Aragon and Spanish members</w:t>
            </w:r>
            <w:r>
              <w:rPr>
                <w:rFonts w:eastAsia="Times New Roman" w:cs="Arial"/>
                <w:bCs/>
                <w:highlight w:val="yellow"/>
                <w:lang w:val="en-GB" w:eastAsia="en-GB"/>
              </w:rPr>
              <w:t xml:space="preserve">. Anybody </w:t>
            </w:r>
            <w:proofErr w:type="gramStart"/>
            <w:r>
              <w:rPr>
                <w:rFonts w:eastAsia="Times New Roman" w:cs="Arial"/>
                <w:bCs/>
                <w:highlight w:val="yellow"/>
                <w:lang w:val="en-GB" w:eastAsia="en-GB"/>
              </w:rPr>
              <w:t>forgotten?</w:t>
            </w:r>
            <w:r w:rsidRPr="00D86F9E">
              <w:rPr>
                <w:rFonts w:eastAsia="Times New Roman" w:cs="Arial"/>
                <w:bCs/>
                <w:highlight w:val="yellow"/>
                <w:lang w:val="en-GB" w:eastAsia="en-GB"/>
              </w:rPr>
              <w:t>-</w:t>
            </w:r>
            <w:proofErr w:type="gramEnd"/>
            <w:r w:rsidR="00667B9E">
              <w:rPr>
                <w:rFonts w:eastAsia="Times New Roman" w:cs="Arial"/>
                <w:bCs/>
                <w:highlight w:val="yellow"/>
                <w:lang w:val="en-GB" w:eastAsia="en-GB"/>
              </w:rPr>
              <w:t>I miss</w:t>
            </w:r>
            <w:r w:rsidR="00AF7863">
              <w:rPr>
                <w:rFonts w:eastAsia="Times New Roman" w:cs="Arial"/>
                <w:bCs/>
                <w:highlight w:val="yellow"/>
                <w:lang w:val="en-GB" w:eastAsia="en-GB"/>
              </w:rPr>
              <w:t xml:space="preserve"> titles </w:t>
            </w:r>
            <w:r w:rsidR="00667B9E">
              <w:rPr>
                <w:rFonts w:eastAsia="Times New Roman" w:cs="Arial"/>
                <w:bCs/>
                <w:highlight w:val="yellow"/>
                <w:lang w:val="en-GB" w:eastAsia="en-GB"/>
              </w:rPr>
              <w:t>here, please add, where possible</w:t>
            </w:r>
            <w:r w:rsidR="00AF7863">
              <w:rPr>
                <w:rFonts w:eastAsia="Times New Roman" w:cs="Arial"/>
                <w:bCs/>
                <w:highlight w:val="yellow"/>
                <w:lang w:val="en-GB" w:eastAsia="en-GB"/>
              </w:rPr>
              <w:t>?</w:t>
            </w:r>
            <w:r w:rsidRPr="00D86F9E">
              <w:rPr>
                <w:rFonts w:eastAsia="Times New Roman" w:cs="Arial"/>
                <w:bCs/>
                <w:highlight w:val="yellow"/>
                <w:lang w:val="en-GB" w:eastAsia="en-GB"/>
              </w:rPr>
              <w:t xml:space="preserve"> We have</w:t>
            </w:r>
            <w:r w:rsidRPr="00BD71B7">
              <w:rPr>
                <w:rFonts w:eastAsia="Times New Roman" w:cs="Arial"/>
                <w:bCs/>
                <w:highlight w:val="yellow"/>
                <w:lang w:val="en-GB" w:eastAsia="en-GB"/>
              </w:rPr>
              <w:t xml:space="preserve"> deleted all info on organisations and countries as it is too much- Agree?</w:t>
            </w:r>
          </w:p>
          <w:p w14:paraId="30C2C2D6" w14:textId="77777777" w:rsidR="00AD329A" w:rsidRPr="00FA34B0" w:rsidRDefault="00AD329A" w:rsidP="0000023E">
            <w:pPr>
              <w:spacing w:after="0" w:line="270" w:lineRule="atLeast"/>
              <w:jc w:val="both"/>
              <w:rPr>
                <w:rFonts w:eastAsia="Times New Roman" w:cs="Arial"/>
                <w:bCs/>
                <w:lang w:val="en-US" w:eastAsia="en-GB"/>
              </w:rPr>
            </w:pPr>
            <w:r w:rsidRPr="00FA34B0">
              <w:rPr>
                <w:rFonts w:eastAsia="Times New Roman" w:cs="Arial"/>
                <w:bCs/>
                <w:lang w:val="en-US" w:eastAsia="en-GB"/>
              </w:rPr>
              <w:t>Ms. Alicia Sánchez-Valverde Moreno</w:t>
            </w:r>
          </w:p>
          <w:p w14:paraId="3AB9540C" w14:textId="77777777" w:rsidR="00AD329A" w:rsidRDefault="00AD329A" w:rsidP="0000023E">
            <w:pPr>
              <w:spacing w:after="0" w:line="270" w:lineRule="atLeast"/>
              <w:jc w:val="both"/>
              <w:rPr>
                <w:rFonts w:eastAsia="Times New Roman" w:cs="Arial"/>
                <w:bCs/>
                <w:lang w:val="en-US" w:eastAsia="en-GB"/>
              </w:rPr>
            </w:pPr>
            <w:r w:rsidRPr="008652EE">
              <w:rPr>
                <w:rFonts w:eastAsia="Times New Roman" w:cs="Arial"/>
                <w:bCs/>
                <w:lang w:val="en-US" w:eastAsia="en-GB"/>
              </w:rPr>
              <w:t>Mr. Javier Sancho</w:t>
            </w:r>
          </w:p>
          <w:p w14:paraId="72DA350F" w14:textId="77777777" w:rsidR="00AD329A" w:rsidRPr="008652EE" w:rsidRDefault="00AD329A" w:rsidP="0000023E">
            <w:pPr>
              <w:spacing w:after="0" w:line="270" w:lineRule="atLeast"/>
              <w:jc w:val="both"/>
              <w:rPr>
                <w:rFonts w:eastAsia="Times New Roman" w:cs="Arial"/>
                <w:bCs/>
                <w:lang w:val="en-US" w:eastAsia="en-GB"/>
              </w:rPr>
            </w:pPr>
            <w:r w:rsidRPr="00866706">
              <w:rPr>
                <w:rFonts w:eastAsia="Times New Roman" w:cs="Arial"/>
                <w:bCs/>
                <w:lang w:val="en-US" w:eastAsia="en-GB"/>
                <w:rPrChange w:id="45" w:author="John Vijgen" w:date="2022-04-04T10:30:00Z">
                  <w:rPr>
                    <w:rFonts w:eastAsia="Times New Roman" w:cs="Arial"/>
                    <w:bCs/>
                    <w:lang w:val="de-DE" w:eastAsia="en-GB"/>
                  </w:rPr>
                </w:rPrChange>
              </w:rPr>
              <w:t xml:space="preserve">Ms. Susana Úrbez, </w:t>
            </w:r>
            <w:proofErr w:type="spellStart"/>
            <w:r>
              <w:rPr>
                <w:rFonts w:eastAsia="Times New Roman" w:cs="Arial"/>
                <w:bCs/>
                <w:lang w:val="en-US" w:eastAsia="en-GB"/>
              </w:rPr>
              <w:t>Sarga</w:t>
            </w:r>
            <w:proofErr w:type="spellEnd"/>
            <w:r>
              <w:rPr>
                <w:rFonts w:eastAsia="Times New Roman" w:cs="Arial"/>
                <w:bCs/>
                <w:lang w:val="en-US" w:eastAsia="en-GB"/>
              </w:rPr>
              <w:t xml:space="preserve">, </w:t>
            </w:r>
            <w:r w:rsidRPr="00866706">
              <w:rPr>
                <w:rFonts w:eastAsia="Times New Roman" w:cs="Arial"/>
                <w:bCs/>
                <w:lang w:val="en-US" w:eastAsia="en-GB"/>
                <w:rPrChange w:id="46" w:author="John Vijgen" w:date="2022-04-04T10:30:00Z">
                  <w:rPr>
                    <w:rFonts w:eastAsia="Times New Roman" w:cs="Arial"/>
                    <w:bCs/>
                    <w:lang w:val="de-DE" w:eastAsia="en-GB"/>
                  </w:rPr>
                </w:rPrChange>
              </w:rPr>
              <w:t>Spain</w:t>
            </w:r>
          </w:p>
          <w:p w14:paraId="38328573" w14:textId="77777777" w:rsidR="00AD329A" w:rsidRDefault="00AD329A" w:rsidP="0000023E">
            <w:pPr>
              <w:spacing w:after="0" w:line="270" w:lineRule="atLeast"/>
              <w:jc w:val="both"/>
              <w:rPr>
                <w:rFonts w:eastAsia="Times New Roman" w:cs="Arial"/>
                <w:bCs/>
                <w:lang w:val="en-GB" w:eastAsia="en-GB"/>
              </w:rPr>
            </w:pPr>
            <w:r w:rsidRPr="008E30B3">
              <w:rPr>
                <w:rFonts w:eastAsia="Times New Roman" w:cs="Arial"/>
                <w:bCs/>
                <w:lang w:val="en-GB" w:eastAsia="en-GB"/>
              </w:rPr>
              <w:t xml:space="preserve">Mr. Alberto </w:t>
            </w:r>
            <w:proofErr w:type="spellStart"/>
            <w:r w:rsidRPr="008E30B3">
              <w:rPr>
                <w:rFonts w:eastAsia="Times New Roman" w:cs="Arial"/>
                <w:bCs/>
                <w:lang w:val="en-GB" w:eastAsia="en-GB"/>
              </w:rPr>
              <w:t>Cobelo</w:t>
            </w:r>
            <w:proofErr w:type="spellEnd"/>
          </w:p>
          <w:p w14:paraId="05365024" w14:textId="77777777" w:rsidR="00AD329A" w:rsidRPr="008872A1" w:rsidRDefault="00AD329A" w:rsidP="0000023E">
            <w:pPr>
              <w:spacing w:after="0" w:line="270" w:lineRule="atLeast"/>
              <w:jc w:val="both"/>
              <w:rPr>
                <w:rFonts w:eastAsia="Times New Roman" w:cs="Arial"/>
                <w:bCs/>
                <w:lang w:val="en-GB" w:eastAsia="en-GB"/>
              </w:rPr>
            </w:pPr>
            <w:r w:rsidRPr="008872A1">
              <w:rPr>
                <w:rFonts w:eastAsia="Times New Roman" w:cs="Arial"/>
                <w:bCs/>
                <w:lang w:val="en-GB" w:eastAsia="en-GB"/>
              </w:rPr>
              <w:t>Mr. Elena Cano</w:t>
            </w:r>
          </w:p>
          <w:p w14:paraId="0FAD33DF" w14:textId="77777777" w:rsidR="00AD329A" w:rsidRPr="008872A1" w:rsidRDefault="00AD329A" w:rsidP="0000023E">
            <w:pPr>
              <w:spacing w:after="0" w:line="270" w:lineRule="atLeast"/>
              <w:jc w:val="both"/>
              <w:rPr>
                <w:rFonts w:eastAsia="Times New Roman" w:cs="Arial"/>
                <w:bCs/>
                <w:lang w:val="en-GB" w:eastAsia="en-GB"/>
              </w:rPr>
            </w:pPr>
            <w:r w:rsidRPr="008872A1">
              <w:rPr>
                <w:rFonts w:eastAsia="Times New Roman" w:cs="Arial"/>
                <w:bCs/>
                <w:lang w:val="en-GB" w:eastAsia="en-GB"/>
              </w:rPr>
              <w:t xml:space="preserve">Ms. Elena </w:t>
            </w:r>
            <w:proofErr w:type="spellStart"/>
            <w:r w:rsidRPr="008872A1">
              <w:rPr>
                <w:rFonts w:eastAsia="Times New Roman" w:cs="Arial"/>
                <w:bCs/>
                <w:lang w:val="en-GB" w:eastAsia="en-GB"/>
              </w:rPr>
              <w:t>Nocito</w:t>
            </w:r>
            <w:proofErr w:type="spellEnd"/>
            <w:r w:rsidRPr="008872A1">
              <w:rPr>
                <w:rFonts w:eastAsia="Times New Roman" w:cs="Arial"/>
                <w:bCs/>
                <w:lang w:val="en-GB" w:eastAsia="en-GB"/>
              </w:rPr>
              <w:t xml:space="preserve"> Alegre, Spain</w:t>
            </w:r>
            <w:r>
              <w:rPr>
                <w:rFonts w:eastAsia="Times New Roman" w:cs="Arial"/>
                <w:bCs/>
                <w:lang w:val="en-GB" w:eastAsia="en-GB"/>
              </w:rPr>
              <w:t xml:space="preserve"> </w:t>
            </w:r>
            <w:r w:rsidRPr="008872A1">
              <w:rPr>
                <w:rFonts w:eastAsia="Times New Roman" w:cs="Arial"/>
                <w:bCs/>
                <w:highlight w:val="yellow"/>
                <w:lang w:val="en-GB" w:eastAsia="en-GB"/>
              </w:rPr>
              <w:t>is that D</w:t>
            </w:r>
            <w:r>
              <w:rPr>
                <w:rFonts w:eastAsia="Times New Roman" w:cs="Arial"/>
                <w:bCs/>
                <w:lang w:val="en-GB" w:eastAsia="en-GB"/>
              </w:rPr>
              <w:t>GA? or</w:t>
            </w:r>
          </w:p>
          <w:p w14:paraId="02ABADBC" w14:textId="77777777" w:rsidR="00AD329A" w:rsidRDefault="00AD329A" w:rsidP="0000023E">
            <w:pPr>
              <w:spacing w:after="0" w:line="270" w:lineRule="atLeast"/>
              <w:jc w:val="both"/>
              <w:rPr>
                <w:rFonts w:eastAsia="Times New Roman" w:cs="Arial"/>
                <w:bCs/>
                <w:lang w:val="en-GB" w:eastAsia="en-GB"/>
              </w:rPr>
            </w:pPr>
            <w:r w:rsidRPr="008872A1">
              <w:rPr>
                <w:rFonts w:eastAsia="Times New Roman" w:cs="Arial"/>
                <w:bCs/>
                <w:lang w:val="en-GB" w:eastAsia="en-GB"/>
              </w:rPr>
              <w:t>Mr. Enrique Martin, Spain</w:t>
            </w:r>
            <w:r>
              <w:rPr>
                <w:rFonts w:eastAsia="Times New Roman" w:cs="Arial"/>
                <w:bCs/>
                <w:lang w:val="en-GB" w:eastAsia="en-GB"/>
              </w:rPr>
              <w:t xml:space="preserve"> </w:t>
            </w:r>
            <w:r w:rsidRPr="008872A1">
              <w:rPr>
                <w:rFonts w:eastAsia="Times New Roman" w:cs="Arial"/>
                <w:bCs/>
                <w:highlight w:val="yellow"/>
                <w:lang w:val="en-GB" w:eastAsia="en-GB"/>
              </w:rPr>
              <w:t>is that DGA??</w:t>
            </w:r>
          </w:p>
          <w:p w14:paraId="0F34AFDC" w14:textId="77777777" w:rsidR="00AD329A" w:rsidRDefault="00AD329A" w:rsidP="0000023E">
            <w:pPr>
              <w:spacing w:after="0" w:line="270" w:lineRule="atLeast"/>
              <w:jc w:val="both"/>
              <w:rPr>
                <w:rFonts w:eastAsia="Times New Roman" w:cs="Arial"/>
                <w:bCs/>
                <w:lang w:val="en-GB" w:eastAsia="en-GB"/>
              </w:rPr>
            </w:pPr>
            <w:r w:rsidRPr="008872A1">
              <w:rPr>
                <w:rFonts w:eastAsia="Times New Roman" w:cs="Arial"/>
                <w:bCs/>
                <w:lang w:val="en-GB" w:eastAsia="en-GB"/>
              </w:rPr>
              <w:t xml:space="preserve">Mr. Jesús Fernández </w:t>
            </w:r>
            <w:proofErr w:type="spellStart"/>
            <w:r w:rsidRPr="008872A1">
              <w:rPr>
                <w:rFonts w:eastAsia="Times New Roman" w:cs="Arial"/>
                <w:bCs/>
                <w:lang w:val="en-GB" w:eastAsia="en-GB"/>
              </w:rPr>
              <w:t>Cascán</w:t>
            </w:r>
            <w:proofErr w:type="spellEnd"/>
          </w:p>
          <w:p w14:paraId="734B44FE" w14:textId="77777777" w:rsidR="00AD329A" w:rsidRDefault="00AD329A" w:rsidP="0000023E">
            <w:pPr>
              <w:spacing w:after="0" w:line="270" w:lineRule="atLeast"/>
              <w:jc w:val="both"/>
              <w:rPr>
                <w:rFonts w:eastAsia="Times New Roman" w:cs="Arial"/>
                <w:bCs/>
                <w:lang w:val="en-GB" w:eastAsia="en-GB"/>
              </w:rPr>
            </w:pPr>
            <w:r w:rsidRPr="008872A1">
              <w:rPr>
                <w:rFonts w:eastAsia="Times New Roman" w:cs="Arial"/>
                <w:bCs/>
                <w:lang w:val="en-GB" w:eastAsia="en-GB"/>
              </w:rPr>
              <w:t xml:space="preserve">Mr. Juan Carlos </w:t>
            </w:r>
            <w:proofErr w:type="spellStart"/>
            <w:r w:rsidRPr="008872A1">
              <w:rPr>
                <w:rFonts w:eastAsia="Times New Roman" w:cs="Arial"/>
                <w:bCs/>
                <w:lang w:val="en-GB" w:eastAsia="en-GB"/>
              </w:rPr>
              <w:t>Rabal</w:t>
            </w:r>
            <w:proofErr w:type="spellEnd"/>
          </w:p>
          <w:p w14:paraId="29A2AC5A" w14:textId="77777777" w:rsidR="00AD329A" w:rsidRPr="008E30B3" w:rsidRDefault="00AD329A" w:rsidP="0000023E">
            <w:pPr>
              <w:spacing w:after="0" w:line="270" w:lineRule="atLeast"/>
              <w:jc w:val="both"/>
              <w:rPr>
                <w:rFonts w:eastAsia="Times New Roman" w:cs="Arial"/>
                <w:bCs/>
                <w:lang w:val="en-GB" w:eastAsia="en-GB"/>
              </w:rPr>
            </w:pPr>
            <w:r w:rsidRPr="001C655A">
              <w:rPr>
                <w:rFonts w:eastAsia="Times New Roman" w:cs="Arial"/>
                <w:bCs/>
                <w:lang w:val="en-GB" w:eastAsia="en-GB"/>
              </w:rPr>
              <w:t xml:space="preserve">Mr. Joaquín </w:t>
            </w:r>
            <w:proofErr w:type="spellStart"/>
            <w:r w:rsidRPr="001C655A">
              <w:rPr>
                <w:rFonts w:eastAsia="Times New Roman" w:cs="Arial"/>
                <w:bCs/>
                <w:lang w:val="en-GB" w:eastAsia="en-GB"/>
              </w:rPr>
              <w:t>Guadaño</w:t>
            </w:r>
            <w:proofErr w:type="spellEnd"/>
            <w:r w:rsidRPr="001C655A">
              <w:rPr>
                <w:rFonts w:eastAsia="Times New Roman" w:cs="Arial"/>
                <w:bCs/>
                <w:lang w:val="en-GB" w:eastAsia="en-GB"/>
              </w:rPr>
              <w:t>, Spain</w:t>
            </w:r>
          </w:p>
          <w:p w14:paraId="60BAB7B5" w14:textId="77777777" w:rsidR="00AD329A" w:rsidRDefault="00AD329A" w:rsidP="0000023E">
            <w:pPr>
              <w:spacing w:after="0" w:line="270" w:lineRule="atLeast"/>
              <w:jc w:val="both"/>
              <w:rPr>
                <w:rFonts w:eastAsia="Times New Roman" w:cs="Arial"/>
                <w:b/>
                <w:lang w:val="en-GB" w:eastAsia="en-GB"/>
              </w:rPr>
            </w:pPr>
          </w:p>
          <w:p w14:paraId="762691BD" w14:textId="77777777" w:rsidR="00AD329A" w:rsidRPr="001C655A" w:rsidRDefault="00AD329A" w:rsidP="0000023E">
            <w:pPr>
              <w:spacing w:after="0" w:line="270" w:lineRule="atLeast"/>
              <w:jc w:val="both"/>
              <w:rPr>
                <w:rFonts w:eastAsia="Times New Roman" w:cs="Arial"/>
                <w:b/>
                <w:lang w:val="en-GB" w:eastAsia="en-GB"/>
              </w:rPr>
            </w:pPr>
            <w:r>
              <w:rPr>
                <w:rFonts w:eastAsia="Times New Roman" w:cs="Arial"/>
                <w:b/>
                <w:lang w:val="en-GB" w:eastAsia="en-GB"/>
              </w:rPr>
              <w:t>International</w:t>
            </w:r>
            <w:r w:rsidRPr="001C655A">
              <w:rPr>
                <w:rFonts w:eastAsia="Times New Roman" w:cs="Arial"/>
                <w:b/>
                <w:lang w:val="en-GB" w:eastAsia="en-GB"/>
              </w:rPr>
              <w:t xml:space="preserve"> Organizing Committee</w:t>
            </w:r>
          </w:p>
          <w:p w14:paraId="40B1EA95" w14:textId="77777777" w:rsidR="00AD329A" w:rsidRPr="008E30B3" w:rsidRDefault="00AD329A" w:rsidP="0000023E">
            <w:pPr>
              <w:spacing w:after="0" w:line="270" w:lineRule="atLeast"/>
              <w:jc w:val="both"/>
              <w:rPr>
                <w:rFonts w:eastAsia="Times New Roman" w:cs="Arial"/>
                <w:bCs/>
                <w:lang w:val="en-GB" w:eastAsia="en-GB"/>
              </w:rPr>
            </w:pPr>
            <w:proofErr w:type="spellStart"/>
            <w:r w:rsidRPr="008E30B3">
              <w:rPr>
                <w:rFonts w:eastAsia="Times New Roman" w:cs="Arial"/>
                <w:bCs/>
                <w:lang w:val="en-GB" w:eastAsia="en-GB"/>
              </w:rPr>
              <w:t>Dr.</w:t>
            </w:r>
            <w:proofErr w:type="spellEnd"/>
            <w:r w:rsidRPr="008E30B3">
              <w:rPr>
                <w:rFonts w:eastAsia="Times New Roman" w:cs="Arial"/>
                <w:bCs/>
                <w:lang w:val="en-GB" w:eastAsia="en-GB"/>
              </w:rPr>
              <w:t xml:space="preserve"> Archalus </w:t>
            </w:r>
            <w:proofErr w:type="spellStart"/>
            <w:r w:rsidRPr="008E30B3">
              <w:rPr>
                <w:rFonts w:eastAsia="Times New Roman" w:cs="Arial"/>
                <w:bCs/>
                <w:lang w:val="en-GB" w:eastAsia="en-GB"/>
              </w:rPr>
              <w:t>Tcheknavorian</w:t>
            </w:r>
            <w:proofErr w:type="spellEnd"/>
          </w:p>
          <w:p w14:paraId="048137C4" w14:textId="77777777" w:rsidR="00AD329A" w:rsidRDefault="00AD329A" w:rsidP="0000023E">
            <w:pPr>
              <w:spacing w:after="0" w:line="270" w:lineRule="atLeast"/>
              <w:jc w:val="both"/>
              <w:rPr>
                <w:rFonts w:eastAsia="Times New Roman" w:cs="Arial"/>
                <w:bCs/>
                <w:lang w:val="en-GB" w:eastAsia="en-GB"/>
              </w:rPr>
            </w:pPr>
            <w:r w:rsidRPr="008E30B3">
              <w:rPr>
                <w:rFonts w:eastAsia="Times New Roman" w:cs="Arial"/>
                <w:bCs/>
                <w:lang w:val="en-GB" w:eastAsia="en-GB"/>
              </w:rPr>
              <w:t>M.Sc. Bram de Borst</w:t>
            </w:r>
          </w:p>
          <w:p w14:paraId="6C450150" w14:textId="77777777" w:rsidR="00AD329A" w:rsidRPr="008E30B3" w:rsidRDefault="00AD329A" w:rsidP="0000023E">
            <w:pPr>
              <w:spacing w:after="0" w:line="270" w:lineRule="atLeast"/>
              <w:jc w:val="both"/>
              <w:rPr>
                <w:rFonts w:eastAsia="Times New Roman" w:cs="Arial"/>
                <w:bCs/>
                <w:lang w:val="en-GB" w:eastAsia="en-GB"/>
              </w:rPr>
            </w:pPr>
            <w:r w:rsidRPr="008E30B3">
              <w:rPr>
                <w:rFonts w:eastAsia="Times New Roman" w:cs="Arial"/>
                <w:bCs/>
                <w:lang w:val="en-GB" w:eastAsia="en-GB"/>
              </w:rPr>
              <w:t xml:space="preserve">Prof. </w:t>
            </w:r>
            <w:proofErr w:type="spellStart"/>
            <w:r w:rsidRPr="008E30B3">
              <w:rPr>
                <w:rFonts w:eastAsia="Times New Roman" w:cs="Arial"/>
                <w:bCs/>
                <w:lang w:val="en-GB" w:eastAsia="en-GB"/>
              </w:rPr>
              <w:t>Dr.</w:t>
            </w:r>
            <w:proofErr w:type="spellEnd"/>
            <w:r w:rsidRPr="008E30B3">
              <w:rPr>
                <w:rFonts w:eastAsia="Times New Roman" w:cs="Arial"/>
                <w:bCs/>
                <w:lang w:val="en-GB" w:eastAsia="en-GB"/>
              </w:rPr>
              <w:t xml:space="preserve"> Ivan Holoubek</w:t>
            </w:r>
          </w:p>
          <w:p w14:paraId="2E505339" w14:textId="77777777" w:rsidR="00AD329A" w:rsidRPr="008E30B3" w:rsidRDefault="00AD329A" w:rsidP="0000023E">
            <w:pPr>
              <w:spacing w:after="0" w:line="270" w:lineRule="atLeast"/>
              <w:jc w:val="both"/>
              <w:rPr>
                <w:rFonts w:eastAsia="Times New Roman" w:cs="Arial"/>
                <w:bCs/>
                <w:lang w:val="en-GB" w:eastAsia="en-GB"/>
              </w:rPr>
            </w:pPr>
            <w:r w:rsidRPr="008E30B3">
              <w:rPr>
                <w:rFonts w:eastAsia="Times New Roman" w:cs="Arial"/>
                <w:bCs/>
                <w:lang w:val="en-GB" w:eastAsia="en-GB"/>
              </w:rPr>
              <w:t>M.Sc. John Vijgen (Chair)</w:t>
            </w:r>
          </w:p>
          <w:p w14:paraId="5A95809B" w14:textId="77777777" w:rsidR="00AD329A" w:rsidRPr="003813F5" w:rsidRDefault="00AD329A" w:rsidP="0000023E">
            <w:pPr>
              <w:spacing w:after="0" w:line="270" w:lineRule="atLeast"/>
              <w:jc w:val="both"/>
              <w:rPr>
                <w:rFonts w:eastAsia="Times New Roman" w:cs="Arial"/>
                <w:bCs/>
                <w:lang w:val="en-GB" w:eastAsia="en-GB"/>
              </w:rPr>
            </w:pPr>
            <w:r w:rsidRPr="003813F5">
              <w:rPr>
                <w:rFonts w:eastAsia="Times New Roman" w:cs="Arial"/>
                <w:bCs/>
                <w:lang w:val="en-GB" w:eastAsia="en-GB"/>
              </w:rPr>
              <w:t xml:space="preserve">Prof. </w:t>
            </w:r>
            <w:proofErr w:type="spellStart"/>
            <w:r w:rsidRPr="003813F5">
              <w:rPr>
                <w:rFonts w:eastAsia="Times New Roman" w:cs="Arial"/>
                <w:bCs/>
                <w:lang w:val="en-GB" w:eastAsia="en-GB"/>
              </w:rPr>
              <w:t>Dr.</w:t>
            </w:r>
            <w:proofErr w:type="spellEnd"/>
            <w:r w:rsidRPr="003813F5">
              <w:rPr>
                <w:rFonts w:eastAsia="Times New Roman" w:cs="Arial"/>
                <w:bCs/>
                <w:lang w:val="en-GB" w:eastAsia="en-GB"/>
              </w:rPr>
              <w:t xml:space="preserve"> </w:t>
            </w:r>
            <w:proofErr w:type="spellStart"/>
            <w:r w:rsidRPr="003813F5">
              <w:rPr>
                <w:rFonts w:eastAsia="Times New Roman" w:cs="Arial"/>
                <w:bCs/>
                <w:lang w:val="en-GB" w:eastAsia="en-GB"/>
              </w:rPr>
              <w:t>Dr.</w:t>
            </w:r>
            <w:proofErr w:type="spellEnd"/>
            <w:r w:rsidRPr="003813F5">
              <w:rPr>
                <w:rFonts w:eastAsia="Times New Roman" w:cs="Arial"/>
                <w:bCs/>
                <w:lang w:val="en-GB" w:eastAsia="en-GB"/>
              </w:rPr>
              <w:t xml:space="preserve"> Konstantin Terytze</w:t>
            </w:r>
          </w:p>
          <w:p w14:paraId="34739E6A" w14:textId="77777777" w:rsidR="00AD329A" w:rsidRPr="00866706" w:rsidRDefault="00AD329A" w:rsidP="0000023E">
            <w:pPr>
              <w:spacing w:after="0" w:line="270" w:lineRule="atLeast"/>
              <w:jc w:val="both"/>
              <w:rPr>
                <w:rFonts w:eastAsia="Times New Roman" w:cs="Arial"/>
                <w:bCs/>
                <w:i/>
                <w:iCs/>
                <w:lang w:val="nl-NL" w:eastAsia="en-GB"/>
                <w:rPrChange w:id="47" w:author="John Vijgen" w:date="2022-04-04T10:30:00Z">
                  <w:rPr>
                    <w:rFonts w:eastAsia="Times New Roman" w:cs="Arial"/>
                    <w:bCs/>
                    <w:i/>
                    <w:iCs/>
                    <w:lang w:val="de-DE" w:eastAsia="en-GB"/>
                  </w:rPr>
                </w:rPrChange>
              </w:rPr>
            </w:pPr>
            <w:r w:rsidRPr="00866706">
              <w:rPr>
                <w:rFonts w:eastAsia="Times New Roman" w:cs="Arial"/>
                <w:bCs/>
                <w:i/>
                <w:iCs/>
                <w:lang w:val="nl-NL" w:eastAsia="en-GB"/>
                <w:rPrChange w:id="48" w:author="John Vijgen" w:date="2022-04-04T10:30:00Z">
                  <w:rPr>
                    <w:rFonts w:eastAsia="Times New Roman" w:cs="Arial"/>
                    <w:bCs/>
                    <w:i/>
                    <w:iCs/>
                    <w:lang w:val="de-DE" w:eastAsia="en-GB"/>
                  </w:rPr>
                </w:rPrChange>
              </w:rPr>
              <w:t>MSc. Mark Davis</w:t>
            </w:r>
          </w:p>
          <w:p w14:paraId="529115C2" w14:textId="77777777" w:rsidR="00AD329A" w:rsidRPr="00866706" w:rsidRDefault="00AD329A" w:rsidP="0000023E">
            <w:pPr>
              <w:spacing w:after="0" w:line="270" w:lineRule="atLeast"/>
              <w:jc w:val="both"/>
              <w:rPr>
                <w:rFonts w:eastAsia="Times New Roman" w:cs="Arial"/>
                <w:bCs/>
                <w:lang w:val="nl-NL" w:eastAsia="en-GB"/>
                <w:rPrChange w:id="49" w:author="John Vijgen" w:date="2022-04-04T10:30:00Z">
                  <w:rPr>
                    <w:rFonts w:eastAsia="Times New Roman" w:cs="Arial"/>
                    <w:bCs/>
                    <w:lang w:val="de-DE" w:eastAsia="en-GB"/>
                  </w:rPr>
                </w:rPrChange>
              </w:rPr>
            </w:pPr>
            <w:proofErr w:type="spellStart"/>
            <w:r w:rsidRPr="00866706">
              <w:rPr>
                <w:rFonts w:eastAsia="Times New Roman" w:cs="Arial"/>
                <w:bCs/>
                <w:lang w:val="nl-NL" w:eastAsia="en-GB"/>
                <w:rPrChange w:id="50" w:author="John Vijgen" w:date="2022-04-04T10:30:00Z">
                  <w:rPr>
                    <w:rFonts w:eastAsia="Times New Roman" w:cs="Arial"/>
                    <w:bCs/>
                    <w:lang w:val="de-DE" w:eastAsia="en-GB"/>
                  </w:rPr>
                </w:rPrChange>
              </w:rPr>
              <w:t>M.Sc</w:t>
            </w:r>
            <w:proofErr w:type="spellEnd"/>
            <w:r w:rsidRPr="00866706">
              <w:rPr>
                <w:rFonts w:eastAsia="Times New Roman" w:cs="Arial"/>
                <w:bCs/>
                <w:lang w:val="nl-NL" w:eastAsia="en-GB"/>
                <w:rPrChange w:id="51" w:author="John Vijgen" w:date="2022-04-04T10:30:00Z">
                  <w:rPr>
                    <w:rFonts w:eastAsia="Times New Roman" w:cs="Arial"/>
                    <w:bCs/>
                    <w:lang w:val="de-DE" w:eastAsia="en-GB"/>
                  </w:rPr>
                </w:rPrChange>
              </w:rPr>
              <w:t xml:space="preserve">. Ms. Neel </w:t>
            </w:r>
            <w:proofErr w:type="spellStart"/>
            <w:r w:rsidRPr="00866706">
              <w:rPr>
                <w:rFonts w:eastAsia="Times New Roman" w:cs="Arial"/>
                <w:bCs/>
                <w:lang w:val="nl-NL" w:eastAsia="en-GB"/>
                <w:rPrChange w:id="52" w:author="John Vijgen" w:date="2022-04-04T10:30:00Z">
                  <w:rPr>
                    <w:rFonts w:eastAsia="Times New Roman" w:cs="Arial"/>
                    <w:bCs/>
                    <w:lang w:val="de-DE" w:eastAsia="en-GB"/>
                  </w:rPr>
                </w:rPrChange>
              </w:rPr>
              <w:t>Stroebaek</w:t>
            </w:r>
            <w:proofErr w:type="spellEnd"/>
          </w:p>
          <w:p w14:paraId="22FC97BC" w14:textId="77777777" w:rsidR="00AD329A" w:rsidRPr="003813F5" w:rsidRDefault="00AD329A" w:rsidP="0000023E">
            <w:pPr>
              <w:spacing w:after="0" w:line="270" w:lineRule="atLeast"/>
              <w:jc w:val="both"/>
              <w:rPr>
                <w:rFonts w:eastAsia="Times New Roman" w:cs="Arial"/>
                <w:bCs/>
                <w:lang w:val="de-DE" w:eastAsia="en-GB"/>
              </w:rPr>
            </w:pPr>
            <w:r w:rsidRPr="003813F5">
              <w:rPr>
                <w:rFonts w:eastAsia="Times New Roman" w:cs="Arial"/>
                <w:bCs/>
                <w:lang w:val="de-DE" w:eastAsia="en-GB"/>
              </w:rPr>
              <w:t>Dr. Roland Weber</w:t>
            </w:r>
          </w:p>
          <w:p w14:paraId="4F55BC1F" w14:textId="77777777" w:rsidR="00AD329A" w:rsidRPr="00C77633" w:rsidRDefault="00AD329A" w:rsidP="0000023E">
            <w:pPr>
              <w:spacing w:after="0" w:line="270" w:lineRule="atLeast"/>
              <w:jc w:val="both"/>
              <w:rPr>
                <w:rFonts w:eastAsia="Times New Roman" w:cs="Arial"/>
                <w:bCs/>
                <w:lang w:val="de-DE" w:eastAsia="en-GB"/>
              </w:rPr>
            </w:pPr>
            <w:r w:rsidRPr="00C77633">
              <w:rPr>
                <w:rFonts w:eastAsia="Times New Roman" w:cs="Arial"/>
                <w:bCs/>
                <w:lang w:val="de-DE" w:eastAsia="en-GB"/>
              </w:rPr>
              <w:t xml:space="preserve">Dr. Tomasz </w:t>
            </w:r>
            <w:proofErr w:type="spellStart"/>
            <w:r w:rsidRPr="00C77633">
              <w:rPr>
                <w:rFonts w:eastAsia="Times New Roman" w:cs="Arial"/>
                <w:bCs/>
                <w:lang w:val="de-DE" w:eastAsia="en-GB"/>
              </w:rPr>
              <w:t>Stobiecki</w:t>
            </w:r>
            <w:proofErr w:type="spellEnd"/>
          </w:p>
          <w:p w14:paraId="271ECD47" w14:textId="77777777" w:rsidR="00AD329A" w:rsidRPr="001F654C" w:rsidRDefault="00AD329A" w:rsidP="0000023E">
            <w:pPr>
              <w:spacing w:after="0" w:line="270" w:lineRule="atLeast"/>
              <w:jc w:val="both"/>
              <w:rPr>
                <w:rFonts w:eastAsia="Times New Roman" w:cs="Arial"/>
                <w:i/>
                <w:iCs/>
                <w:color w:val="000000" w:themeColor="text1"/>
                <w:lang w:val="de-DE" w:eastAsia="en-GB"/>
              </w:rPr>
            </w:pPr>
            <w:r w:rsidRPr="001F654C">
              <w:rPr>
                <w:rFonts w:eastAsia="Times New Roman" w:cs="Arial"/>
                <w:bCs/>
                <w:i/>
                <w:iCs/>
                <w:lang w:val="de-DE" w:eastAsia="en-GB"/>
              </w:rPr>
              <w:t>Prof. Dr. Walter Giger</w:t>
            </w:r>
          </w:p>
        </w:tc>
      </w:tr>
    </w:tbl>
    <w:p w14:paraId="5154351E" w14:textId="77777777" w:rsidR="00AD329A" w:rsidRDefault="00AD329A" w:rsidP="00AD329A">
      <w:pPr>
        <w:pStyle w:val="Default"/>
        <w:jc w:val="both"/>
        <w:rPr>
          <w:rFonts w:ascii="Calibri" w:hAnsi="Calibri"/>
          <w:b/>
          <w:bCs/>
          <w:sz w:val="22"/>
          <w:szCs w:val="22"/>
          <w:lang w:val="de-DE"/>
        </w:rPr>
      </w:pPr>
    </w:p>
    <w:p w14:paraId="6EECCDE6" w14:textId="77777777" w:rsidR="001600A3" w:rsidRPr="00FA34B0" w:rsidRDefault="001600A3" w:rsidP="00AB7489">
      <w:pPr>
        <w:shd w:val="clear" w:color="auto" w:fill="FFFFFF"/>
        <w:spacing w:after="0" w:line="240" w:lineRule="auto"/>
        <w:jc w:val="both"/>
        <w:rPr>
          <w:rFonts w:eastAsia="Times New Roman" w:cs="Arial"/>
          <w:color w:val="000000" w:themeColor="text1"/>
          <w:lang w:val="en-GB" w:eastAsia="en-GB"/>
        </w:rPr>
      </w:pPr>
    </w:p>
    <w:p w14:paraId="1CDE6DEA" w14:textId="77777777" w:rsidR="002B1DC6" w:rsidRDefault="002B1DC6">
      <w:pPr>
        <w:spacing w:after="0" w:line="240" w:lineRule="auto"/>
        <w:rPr>
          <w:rFonts w:ascii="Verdana" w:eastAsia="Times New Roman" w:hAnsi="Verdana"/>
          <w:b/>
          <w:bCs/>
          <w:color w:val="909B7A"/>
          <w:sz w:val="24"/>
          <w:szCs w:val="24"/>
          <w:lang w:val="en-GB" w:eastAsia="en-GB"/>
        </w:rPr>
      </w:pPr>
      <w:r>
        <w:rPr>
          <w:rFonts w:ascii="Verdana" w:eastAsia="Times New Roman" w:hAnsi="Verdana"/>
          <w:b/>
          <w:bCs/>
          <w:color w:val="909B7A"/>
          <w:sz w:val="24"/>
          <w:szCs w:val="24"/>
          <w:lang w:val="en-GB" w:eastAsia="en-GB"/>
        </w:rPr>
        <w:br w:type="page"/>
      </w:r>
    </w:p>
    <w:p w14:paraId="0DA3E78B" w14:textId="1180FFB5" w:rsidR="002A24E2" w:rsidRPr="00A96B7C" w:rsidRDefault="002A24E2" w:rsidP="00CC5961">
      <w:pPr>
        <w:shd w:val="clear" w:color="auto" w:fill="FFFFFF"/>
        <w:spacing w:after="0" w:line="240" w:lineRule="auto"/>
        <w:jc w:val="both"/>
        <w:outlineLvl w:val="2"/>
        <w:rPr>
          <w:rFonts w:ascii="Verdana" w:eastAsia="Times New Roman" w:hAnsi="Verdana"/>
          <w:b/>
          <w:bCs/>
          <w:color w:val="909B7A"/>
          <w:sz w:val="24"/>
          <w:szCs w:val="24"/>
          <w:lang w:val="en-GB" w:eastAsia="en-GB"/>
        </w:rPr>
      </w:pPr>
      <w:r>
        <w:rPr>
          <w:rFonts w:ascii="Verdana" w:eastAsia="Times New Roman" w:hAnsi="Verdana"/>
          <w:b/>
          <w:bCs/>
          <w:color w:val="909B7A"/>
          <w:sz w:val="24"/>
          <w:szCs w:val="24"/>
          <w:lang w:val="en-GB" w:eastAsia="en-GB"/>
        </w:rPr>
        <w:lastRenderedPageBreak/>
        <w:t>Topics</w:t>
      </w:r>
      <w:r w:rsidRPr="00A96B7C">
        <w:rPr>
          <w:rFonts w:ascii="Verdana" w:eastAsia="Times New Roman" w:hAnsi="Verdana"/>
          <w:b/>
          <w:bCs/>
          <w:color w:val="909B7A"/>
          <w:sz w:val="24"/>
          <w:szCs w:val="24"/>
          <w:lang w:val="en-GB" w:eastAsia="en-GB"/>
        </w:rPr>
        <w:t>:</w:t>
      </w:r>
    </w:p>
    <w:p w14:paraId="63F6840E" w14:textId="30E687F0" w:rsidR="002A24E2" w:rsidRDefault="004C3EA9" w:rsidP="00CC5961">
      <w:pPr>
        <w:shd w:val="clear" w:color="auto" w:fill="FFFFFF"/>
        <w:spacing w:before="75" w:after="75" w:line="270" w:lineRule="atLeast"/>
        <w:jc w:val="both"/>
        <w:rPr>
          <w:rFonts w:eastAsia="Times New Roman" w:cs="Arial"/>
          <w:sz w:val="24"/>
          <w:szCs w:val="24"/>
          <w:lang w:val="en-GB" w:eastAsia="en-GB"/>
        </w:rPr>
      </w:pPr>
      <w:r w:rsidRPr="004C3EA9">
        <w:rPr>
          <w:rFonts w:eastAsia="Times New Roman" w:cs="Arial"/>
          <w:b/>
          <w:bCs/>
          <w:sz w:val="24"/>
          <w:szCs w:val="24"/>
          <w:lang w:val="en-GB" w:eastAsia="en-GB"/>
        </w:rPr>
        <w:t>Interested</w:t>
      </w:r>
      <w:r>
        <w:rPr>
          <w:rFonts w:eastAsia="Times New Roman" w:cs="Arial"/>
          <w:sz w:val="24"/>
          <w:szCs w:val="24"/>
          <w:lang w:val="en-GB" w:eastAsia="en-GB"/>
        </w:rPr>
        <w:t xml:space="preserve"> </w:t>
      </w:r>
      <w:r w:rsidRPr="004C3EA9">
        <w:rPr>
          <w:rFonts w:eastAsia="Times New Roman" w:cs="Arial"/>
          <w:b/>
          <w:bCs/>
          <w:sz w:val="24"/>
          <w:szCs w:val="24"/>
          <w:lang w:val="en-GB" w:eastAsia="en-GB"/>
        </w:rPr>
        <w:t>s</w:t>
      </w:r>
      <w:r w:rsidR="003C4FD9" w:rsidRPr="0066591F">
        <w:rPr>
          <w:rFonts w:eastAsia="Times New Roman" w:cs="Arial"/>
          <w:b/>
          <w:bCs/>
          <w:sz w:val="24"/>
          <w:szCs w:val="24"/>
          <w:lang w:val="en-GB" w:eastAsia="en-GB"/>
        </w:rPr>
        <w:t>p</w:t>
      </w:r>
      <w:r w:rsidR="0066591F" w:rsidRPr="0066591F">
        <w:rPr>
          <w:rFonts w:eastAsia="Times New Roman" w:cs="Arial"/>
          <w:b/>
          <w:bCs/>
          <w:sz w:val="24"/>
          <w:szCs w:val="24"/>
          <w:lang w:val="en-GB" w:eastAsia="en-GB"/>
        </w:rPr>
        <w:t>onsor</w:t>
      </w:r>
      <w:r w:rsidR="00F36AD5">
        <w:rPr>
          <w:rFonts w:eastAsia="Times New Roman" w:cs="Arial"/>
          <w:b/>
          <w:bCs/>
          <w:sz w:val="24"/>
          <w:szCs w:val="24"/>
          <w:lang w:val="en-GB" w:eastAsia="en-GB"/>
        </w:rPr>
        <w:t>s are invited to submit proposals for</w:t>
      </w:r>
      <w:r w:rsidR="0066591F" w:rsidRPr="0066591F">
        <w:rPr>
          <w:rFonts w:eastAsia="Times New Roman" w:cs="Arial"/>
          <w:b/>
          <w:bCs/>
          <w:sz w:val="24"/>
          <w:szCs w:val="24"/>
          <w:lang w:val="en-GB" w:eastAsia="en-GB"/>
        </w:rPr>
        <w:t xml:space="preserve"> </w:t>
      </w:r>
      <w:r>
        <w:rPr>
          <w:rFonts w:eastAsia="Times New Roman" w:cs="Arial"/>
          <w:b/>
          <w:bCs/>
          <w:sz w:val="24"/>
          <w:szCs w:val="24"/>
          <w:lang w:val="en-GB" w:eastAsia="en-GB"/>
        </w:rPr>
        <w:t xml:space="preserve">sponsored </w:t>
      </w:r>
      <w:r w:rsidR="003C4FD9" w:rsidRPr="0066591F">
        <w:rPr>
          <w:rFonts w:eastAsia="Times New Roman" w:cs="Arial"/>
          <w:b/>
          <w:bCs/>
          <w:sz w:val="24"/>
          <w:szCs w:val="24"/>
          <w:lang w:val="en-GB" w:eastAsia="en-GB"/>
        </w:rPr>
        <w:t>workshops</w:t>
      </w:r>
      <w:r w:rsidR="00E2554A">
        <w:rPr>
          <w:rFonts w:eastAsia="Times New Roman" w:cs="Arial"/>
          <w:b/>
          <w:bCs/>
          <w:sz w:val="24"/>
          <w:szCs w:val="24"/>
          <w:lang w:val="en-GB" w:eastAsia="en-GB"/>
        </w:rPr>
        <w:t>.</w:t>
      </w:r>
      <w:r w:rsidR="003C4FD9">
        <w:rPr>
          <w:rFonts w:eastAsia="Times New Roman" w:cs="Arial"/>
          <w:sz w:val="24"/>
          <w:szCs w:val="24"/>
          <w:lang w:val="en-GB" w:eastAsia="en-GB"/>
        </w:rPr>
        <w:t xml:space="preserve"> </w:t>
      </w:r>
      <w:r w:rsidR="00E2554A">
        <w:rPr>
          <w:rFonts w:eastAsia="Times New Roman" w:cs="Arial"/>
          <w:sz w:val="24"/>
          <w:szCs w:val="24"/>
          <w:lang w:val="en-GB" w:eastAsia="en-GB"/>
        </w:rPr>
        <w:t>I</w:t>
      </w:r>
      <w:r w:rsidR="003C4FD9">
        <w:rPr>
          <w:rFonts w:eastAsia="Times New Roman" w:cs="Arial"/>
          <w:sz w:val="24"/>
          <w:szCs w:val="24"/>
          <w:lang w:val="en-GB" w:eastAsia="en-GB"/>
        </w:rPr>
        <w:t>n this</w:t>
      </w:r>
      <w:r w:rsidR="001600A3" w:rsidRPr="00CC5961">
        <w:rPr>
          <w:rFonts w:eastAsia="Times New Roman" w:cs="Arial"/>
          <w:sz w:val="24"/>
          <w:szCs w:val="24"/>
          <w:lang w:val="en-GB" w:eastAsia="en-GB"/>
        </w:rPr>
        <w:t xml:space="preserve"> preliminary version </w:t>
      </w:r>
      <w:r w:rsidR="000849AF">
        <w:rPr>
          <w:rFonts w:eastAsia="Times New Roman" w:cs="Arial"/>
          <w:sz w:val="24"/>
          <w:szCs w:val="24"/>
          <w:lang w:val="en-GB" w:eastAsia="en-GB"/>
        </w:rPr>
        <w:t>and a number of</w:t>
      </w:r>
      <w:r w:rsidR="00424C32">
        <w:rPr>
          <w:rFonts w:eastAsia="Times New Roman" w:cs="Arial"/>
          <w:sz w:val="24"/>
          <w:szCs w:val="24"/>
          <w:lang w:val="en-GB" w:eastAsia="en-GB"/>
        </w:rPr>
        <w:t xml:space="preserve"> </w:t>
      </w:r>
      <w:r>
        <w:rPr>
          <w:rFonts w:eastAsia="Times New Roman" w:cs="Arial"/>
          <w:sz w:val="24"/>
          <w:szCs w:val="24"/>
          <w:lang w:val="en-GB" w:eastAsia="en-GB"/>
        </w:rPr>
        <w:t>t</w:t>
      </w:r>
      <w:r w:rsidR="00424C32">
        <w:rPr>
          <w:rFonts w:eastAsia="Times New Roman" w:cs="Arial"/>
          <w:sz w:val="24"/>
          <w:szCs w:val="24"/>
          <w:lang w:val="en-GB" w:eastAsia="en-GB"/>
        </w:rPr>
        <w:t>opics</w:t>
      </w:r>
      <w:r w:rsidR="0066591F">
        <w:rPr>
          <w:rFonts w:eastAsia="Times New Roman" w:cs="Arial"/>
          <w:sz w:val="24"/>
          <w:szCs w:val="24"/>
          <w:lang w:val="en-GB" w:eastAsia="en-GB"/>
        </w:rPr>
        <w:t xml:space="preserve"> and projects</w:t>
      </w:r>
      <w:r w:rsidR="000849AF">
        <w:rPr>
          <w:rFonts w:eastAsia="Times New Roman" w:cs="Arial"/>
          <w:sz w:val="24"/>
          <w:szCs w:val="24"/>
          <w:lang w:val="en-GB" w:eastAsia="en-GB"/>
        </w:rPr>
        <w:t xml:space="preserve"> are proposed, </w:t>
      </w:r>
      <w:r w:rsidR="00A7051F">
        <w:rPr>
          <w:rFonts w:eastAsia="Times New Roman" w:cs="Arial"/>
          <w:sz w:val="24"/>
          <w:szCs w:val="24"/>
          <w:lang w:val="en-GB" w:eastAsia="en-GB"/>
        </w:rPr>
        <w:t>and</w:t>
      </w:r>
      <w:r w:rsidR="000849AF">
        <w:rPr>
          <w:rFonts w:eastAsia="Times New Roman" w:cs="Arial"/>
          <w:sz w:val="24"/>
          <w:szCs w:val="24"/>
          <w:lang w:val="en-GB" w:eastAsia="en-GB"/>
        </w:rPr>
        <w:t xml:space="preserve"> other proposals </w:t>
      </w:r>
      <w:r w:rsidR="00E2554A">
        <w:rPr>
          <w:rFonts w:eastAsia="Times New Roman" w:cs="Arial"/>
          <w:sz w:val="24"/>
          <w:szCs w:val="24"/>
          <w:lang w:val="en-GB" w:eastAsia="en-GB"/>
        </w:rPr>
        <w:t xml:space="preserve">or combination of proposed ones </w:t>
      </w:r>
      <w:r w:rsidR="000849AF">
        <w:rPr>
          <w:rFonts w:eastAsia="Times New Roman" w:cs="Arial"/>
          <w:sz w:val="24"/>
          <w:szCs w:val="24"/>
          <w:lang w:val="en-GB" w:eastAsia="en-GB"/>
        </w:rPr>
        <w:t>are most welcome</w:t>
      </w:r>
      <w:r w:rsidR="001600A3" w:rsidRPr="00CC5961">
        <w:rPr>
          <w:rFonts w:eastAsia="Times New Roman" w:cs="Arial"/>
          <w:sz w:val="24"/>
          <w:szCs w:val="24"/>
          <w:lang w:val="en-GB" w:eastAsia="en-GB"/>
        </w:rPr>
        <w:t>:</w:t>
      </w:r>
    </w:p>
    <w:p w14:paraId="0334EEA6" w14:textId="77777777" w:rsidR="003C4FD9" w:rsidRPr="000A0C60" w:rsidRDefault="003C4FD9" w:rsidP="000A0C60">
      <w:pPr>
        <w:shd w:val="clear" w:color="auto" w:fill="FFFFFF"/>
        <w:spacing w:after="0" w:line="240" w:lineRule="auto"/>
        <w:jc w:val="both"/>
        <w:rPr>
          <w:rFonts w:asciiTheme="minorHAnsi" w:eastAsia="Times New Roman" w:hAnsiTheme="minorHAnsi" w:cs="Arial"/>
          <w:sz w:val="16"/>
          <w:szCs w:val="16"/>
          <w:lang w:val="en-GB" w:eastAsia="en-GB"/>
        </w:rPr>
      </w:pPr>
    </w:p>
    <w:p w14:paraId="3F388A19" w14:textId="591FBC26" w:rsidR="00F36AD5" w:rsidRDefault="00F36AD5" w:rsidP="00A76783">
      <w:pPr>
        <w:pStyle w:val="Listeafsnit"/>
        <w:numPr>
          <w:ilvl w:val="0"/>
          <w:numId w:val="16"/>
        </w:numPr>
        <w:shd w:val="clear" w:color="auto" w:fill="FFFFFF"/>
        <w:spacing w:before="75" w:after="75" w:line="270" w:lineRule="atLeast"/>
        <w:jc w:val="both"/>
        <w:rPr>
          <w:rFonts w:asciiTheme="minorHAnsi" w:eastAsia="Times New Roman" w:hAnsiTheme="minorHAnsi" w:cs="Arial"/>
          <w:color w:val="191919"/>
          <w:sz w:val="24"/>
          <w:szCs w:val="24"/>
          <w:lang w:val="en-GB" w:eastAsia="en-GB"/>
        </w:rPr>
      </w:pPr>
      <w:r w:rsidRPr="00842352">
        <w:rPr>
          <w:rFonts w:asciiTheme="minorHAnsi" w:eastAsia="Times New Roman" w:hAnsiTheme="minorHAnsi" w:cs="Arial"/>
          <w:b/>
          <w:bCs/>
          <w:color w:val="191919"/>
          <w:sz w:val="24"/>
          <w:szCs w:val="24"/>
          <w:lang w:val="en-GB" w:eastAsia="en-GB"/>
        </w:rPr>
        <w:t>EU L</w:t>
      </w:r>
      <w:r w:rsidR="00E2554A">
        <w:rPr>
          <w:rFonts w:asciiTheme="minorHAnsi" w:eastAsia="Times New Roman" w:hAnsiTheme="minorHAnsi" w:cs="Arial"/>
          <w:b/>
          <w:bCs/>
          <w:color w:val="191919"/>
          <w:sz w:val="24"/>
          <w:szCs w:val="24"/>
          <w:lang w:val="en-GB" w:eastAsia="en-GB"/>
        </w:rPr>
        <w:t>IFE</w:t>
      </w:r>
      <w:r w:rsidRPr="00A35331">
        <w:rPr>
          <w:rFonts w:asciiTheme="minorHAnsi" w:eastAsia="Times New Roman" w:hAnsiTheme="minorHAnsi" w:cs="Arial"/>
          <w:b/>
          <w:bCs/>
          <w:color w:val="191919"/>
          <w:sz w:val="24"/>
          <w:szCs w:val="24"/>
          <w:lang w:val="en-GB" w:eastAsia="en-GB"/>
        </w:rPr>
        <w:t xml:space="preserve"> Project</w:t>
      </w:r>
      <w:r w:rsidRPr="00F36AD5">
        <w:rPr>
          <w:rFonts w:asciiTheme="minorHAnsi" w:eastAsia="Times New Roman" w:hAnsiTheme="minorHAnsi" w:cs="Arial"/>
          <w:color w:val="191919"/>
          <w:sz w:val="24"/>
          <w:szCs w:val="24"/>
          <w:lang w:val="en-GB" w:eastAsia="en-GB"/>
        </w:rPr>
        <w:t xml:space="preserve">: LIFE SURFING, </w:t>
      </w:r>
      <w:proofErr w:type="spellStart"/>
      <w:r w:rsidRPr="00F36AD5">
        <w:rPr>
          <w:rFonts w:asciiTheme="minorHAnsi" w:eastAsia="Times New Roman" w:hAnsiTheme="minorHAnsi" w:cs="Arial"/>
          <w:color w:val="191919"/>
          <w:sz w:val="24"/>
          <w:szCs w:val="24"/>
          <w:lang w:val="en-GB" w:eastAsia="en-GB"/>
        </w:rPr>
        <w:t>SURFactant</w:t>
      </w:r>
      <w:proofErr w:type="spellEnd"/>
      <w:r w:rsidRPr="00F36AD5">
        <w:rPr>
          <w:rFonts w:asciiTheme="minorHAnsi" w:eastAsia="Times New Roman" w:hAnsiTheme="minorHAnsi" w:cs="Arial"/>
          <w:color w:val="191919"/>
          <w:sz w:val="24"/>
          <w:szCs w:val="24"/>
          <w:lang w:val="en-GB" w:eastAsia="en-GB"/>
        </w:rPr>
        <w:t xml:space="preserve"> enhanced chemical oxidation for </w:t>
      </w:r>
      <w:proofErr w:type="spellStart"/>
      <w:r w:rsidRPr="00F36AD5">
        <w:rPr>
          <w:rFonts w:asciiTheme="minorHAnsi" w:eastAsia="Times New Roman" w:hAnsiTheme="minorHAnsi" w:cs="Arial"/>
          <w:color w:val="191919"/>
          <w:sz w:val="24"/>
          <w:szCs w:val="24"/>
          <w:lang w:val="en-GB" w:eastAsia="en-GB"/>
        </w:rPr>
        <w:t>remediatING</w:t>
      </w:r>
      <w:proofErr w:type="spellEnd"/>
      <w:r w:rsidRPr="00F36AD5">
        <w:rPr>
          <w:rFonts w:asciiTheme="minorHAnsi" w:eastAsia="Times New Roman" w:hAnsiTheme="minorHAnsi" w:cs="Arial"/>
          <w:color w:val="191919"/>
          <w:sz w:val="24"/>
          <w:szCs w:val="24"/>
          <w:lang w:val="en-GB" w:eastAsia="en-GB"/>
        </w:rPr>
        <w:t xml:space="preserve"> DNAPL</w:t>
      </w:r>
      <w:r w:rsidR="00842352">
        <w:rPr>
          <w:rFonts w:asciiTheme="minorHAnsi" w:eastAsia="Times New Roman" w:hAnsiTheme="minorHAnsi" w:cs="Arial"/>
          <w:color w:val="191919"/>
          <w:sz w:val="24"/>
          <w:szCs w:val="24"/>
          <w:lang w:val="en-GB" w:eastAsia="en-GB"/>
        </w:rPr>
        <w:t xml:space="preserve"> progress and developments</w:t>
      </w:r>
      <w:r w:rsidR="00C447E0">
        <w:rPr>
          <w:rFonts w:asciiTheme="minorHAnsi" w:eastAsia="Times New Roman" w:hAnsiTheme="minorHAnsi" w:cs="Arial"/>
          <w:color w:val="191919"/>
          <w:sz w:val="24"/>
          <w:szCs w:val="24"/>
          <w:lang w:val="en-GB" w:eastAsia="en-GB"/>
        </w:rPr>
        <w:t xml:space="preserve"> (from Lindane production and HCH-waste)</w:t>
      </w:r>
    </w:p>
    <w:p w14:paraId="204AE738" w14:textId="3F6F49D9" w:rsidR="00F36AD5" w:rsidRDefault="00842352" w:rsidP="00A76783">
      <w:pPr>
        <w:pStyle w:val="Listeafsnit"/>
        <w:numPr>
          <w:ilvl w:val="0"/>
          <w:numId w:val="16"/>
        </w:numPr>
        <w:shd w:val="clear" w:color="auto" w:fill="FFFFFF"/>
        <w:spacing w:before="75" w:after="75" w:line="270" w:lineRule="atLeast"/>
        <w:jc w:val="both"/>
        <w:rPr>
          <w:rFonts w:asciiTheme="minorHAnsi" w:eastAsia="Times New Roman" w:hAnsiTheme="minorHAnsi" w:cs="Arial"/>
          <w:color w:val="191919"/>
          <w:sz w:val="24"/>
          <w:szCs w:val="24"/>
          <w:lang w:val="en-GB" w:eastAsia="en-GB"/>
        </w:rPr>
      </w:pPr>
      <w:r w:rsidRPr="00842352">
        <w:rPr>
          <w:rFonts w:asciiTheme="minorHAnsi" w:eastAsia="Times New Roman" w:hAnsiTheme="minorHAnsi" w:cs="Arial"/>
          <w:b/>
          <w:bCs/>
          <w:color w:val="191919"/>
          <w:sz w:val="24"/>
          <w:szCs w:val="24"/>
          <w:lang w:val="en-GB" w:eastAsia="en-GB"/>
        </w:rPr>
        <w:t>EU DG Environment</w:t>
      </w:r>
      <w:r>
        <w:rPr>
          <w:rFonts w:asciiTheme="minorHAnsi" w:eastAsia="Times New Roman" w:hAnsiTheme="minorHAnsi" w:cs="Arial"/>
          <w:color w:val="191919"/>
          <w:sz w:val="24"/>
          <w:szCs w:val="24"/>
          <w:lang w:val="en-GB" w:eastAsia="en-GB"/>
        </w:rPr>
        <w:t xml:space="preserve">: </w:t>
      </w:r>
      <w:r w:rsidR="00A76783" w:rsidRPr="00A76783">
        <w:rPr>
          <w:rFonts w:asciiTheme="minorHAnsi" w:eastAsia="Times New Roman" w:hAnsiTheme="minorHAnsi" w:cs="Arial"/>
          <w:color w:val="191919"/>
          <w:sz w:val="24"/>
          <w:szCs w:val="24"/>
          <w:lang w:val="en-GB" w:eastAsia="en-GB"/>
        </w:rPr>
        <w:t>Pilot Project to evaluate and address the presence of Lindane and HCH in the EU</w:t>
      </w:r>
      <w:r w:rsidR="00F31D0D">
        <w:rPr>
          <w:rFonts w:asciiTheme="minorHAnsi" w:eastAsia="Times New Roman" w:hAnsiTheme="minorHAnsi" w:cs="Arial"/>
          <w:color w:val="191919"/>
          <w:sz w:val="24"/>
          <w:szCs w:val="24"/>
          <w:lang w:val="en-GB" w:eastAsia="en-GB"/>
        </w:rPr>
        <w:t>:</w:t>
      </w:r>
      <w:r>
        <w:rPr>
          <w:rFonts w:asciiTheme="minorHAnsi" w:eastAsia="Times New Roman" w:hAnsiTheme="minorHAnsi" w:cs="Arial"/>
          <w:color w:val="191919"/>
          <w:sz w:val="24"/>
          <w:szCs w:val="24"/>
          <w:lang w:val="en-GB" w:eastAsia="en-GB"/>
        </w:rPr>
        <w:t xml:space="preserve"> </w:t>
      </w:r>
      <w:r w:rsidR="00812CC6">
        <w:rPr>
          <w:rFonts w:asciiTheme="minorHAnsi" w:eastAsia="Times New Roman" w:hAnsiTheme="minorHAnsi" w:cs="Arial"/>
          <w:color w:val="191919"/>
          <w:sz w:val="24"/>
          <w:szCs w:val="24"/>
          <w:lang w:val="en-GB" w:eastAsia="en-GB"/>
        </w:rPr>
        <w:t>Results</w:t>
      </w:r>
      <w:r w:rsidR="00F31D0D">
        <w:rPr>
          <w:rFonts w:asciiTheme="minorHAnsi" w:eastAsia="Times New Roman" w:hAnsiTheme="minorHAnsi" w:cs="Arial"/>
          <w:color w:val="191919"/>
          <w:sz w:val="24"/>
          <w:szCs w:val="24"/>
          <w:lang w:val="en-GB" w:eastAsia="en-GB"/>
        </w:rPr>
        <w:t xml:space="preserve"> and actions taken by EU member States</w:t>
      </w:r>
    </w:p>
    <w:p w14:paraId="595C344E" w14:textId="2B85AE0B" w:rsidR="00F36AD5" w:rsidRDefault="00A76783" w:rsidP="00A76783">
      <w:pPr>
        <w:pStyle w:val="Listeafsnit"/>
        <w:numPr>
          <w:ilvl w:val="0"/>
          <w:numId w:val="16"/>
        </w:numPr>
        <w:shd w:val="clear" w:color="auto" w:fill="FFFFFF"/>
        <w:spacing w:before="75" w:after="75" w:line="270" w:lineRule="atLeast"/>
        <w:jc w:val="both"/>
        <w:rPr>
          <w:rFonts w:asciiTheme="minorHAnsi" w:eastAsia="Times New Roman" w:hAnsiTheme="minorHAnsi" w:cs="Arial"/>
          <w:color w:val="191919"/>
          <w:sz w:val="24"/>
          <w:szCs w:val="24"/>
          <w:lang w:val="en-GB" w:eastAsia="en-GB"/>
        </w:rPr>
      </w:pPr>
      <w:r w:rsidRPr="00842352">
        <w:rPr>
          <w:rFonts w:asciiTheme="minorHAnsi" w:eastAsia="Times New Roman" w:hAnsiTheme="minorHAnsi" w:cs="Arial"/>
          <w:b/>
          <w:bCs/>
          <w:color w:val="191919"/>
          <w:sz w:val="24"/>
          <w:szCs w:val="24"/>
          <w:lang w:val="en-GB" w:eastAsia="en-GB"/>
        </w:rPr>
        <w:t>EU European Regional Development Fund:</w:t>
      </w:r>
      <w:r w:rsidRPr="00F36AD5">
        <w:rPr>
          <w:rFonts w:asciiTheme="minorHAnsi" w:eastAsia="Times New Roman" w:hAnsiTheme="minorHAnsi" w:cs="Arial"/>
          <w:color w:val="191919"/>
          <w:sz w:val="24"/>
          <w:szCs w:val="24"/>
          <w:lang w:val="en-GB" w:eastAsia="en-GB"/>
        </w:rPr>
        <w:t xml:space="preserve"> EU LINDANET</w:t>
      </w:r>
      <w:r w:rsidR="00F36AD5" w:rsidRPr="00F36AD5">
        <w:rPr>
          <w:rFonts w:asciiTheme="minorHAnsi" w:eastAsia="Times New Roman" w:hAnsiTheme="minorHAnsi" w:cs="Arial"/>
          <w:color w:val="191919"/>
          <w:sz w:val="24"/>
          <w:szCs w:val="24"/>
          <w:lang w:val="en-GB" w:eastAsia="en-GB"/>
        </w:rPr>
        <w:t>,</w:t>
      </w:r>
      <w:r w:rsidRPr="00F36AD5">
        <w:rPr>
          <w:rFonts w:asciiTheme="minorHAnsi" w:eastAsia="Times New Roman" w:hAnsiTheme="minorHAnsi" w:cs="Arial"/>
          <w:color w:val="191919"/>
          <w:sz w:val="24"/>
          <w:szCs w:val="24"/>
          <w:lang w:val="en-GB" w:eastAsia="en-GB"/>
        </w:rPr>
        <w:t xml:space="preserve"> European Network of Lindane waste affected regions working together towards a greener environment</w:t>
      </w:r>
      <w:r w:rsidR="00842352">
        <w:rPr>
          <w:rFonts w:asciiTheme="minorHAnsi" w:eastAsia="Times New Roman" w:hAnsiTheme="minorHAnsi" w:cs="Arial"/>
          <w:color w:val="191919"/>
          <w:sz w:val="24"/>
          <w:szCs w:val="24"/>
          <w:lang w:val="en-GB" w:eastAsia="en-GB"/>
        </w:rPr>
        <w:t xml:space="preserve">: </w:t>
      </w:r>
      <w:r w:rsidR="00842352" w:rsidRPr="00842352">
        <w:rPr>
          <w:rFonts w:asciiTheme="minorHAnsi" w:eastAsia="Times New Roman" w:hAnsiTheme="minorHAnsi" w:cs="Arial"/>
          <w:color w:val="191919"/>
          <w:sz w:val="24"/>
          <w:szCs w:val="24"/>
          <w:lang w:val="en-GB" w:eastAsia="en-GB"/>
        </w:rPr>
        <w:t>Progress of works</w:t>
      </w:r>
      <w:r w:rsidR="00F31D0D">
        <w:rPr>
          <w:rFonts w:asciiTheme="minorHAnsi" w:eastAsia="Times New Roman" w:hAnsiTheme="minorHAnsi" w:cs="Arial"/>
          <w:color w:val="191919"/>
          <w:sz w:val="24"/>
          <w:szCs w:val="24"/>
          <w:lang w:val="en-GB" w:eastAsia="en-GB"/>
        </w:rPr>
        <w:t xml:space="preserve"> and proposed Follow-up </w:t>
      </w:r>
      <w:r w:rsidR="006B3C0B">
        <w:rPr>
          <w:rFonts w:asciiTheme="minorHAnsi" w:eastAsia="Times New Roman" w:hAnsiTheme="minorHAnsi" w:cs="Arial"/>
          <w:color w:val="191919"/>
          <w:sz w:val="24"/>
          <w:szCs w:val="24"/>
          <w:lang w:val="en-GB" w:eastAsia="en-GB"/>
        </w:rPr>
        <w:t xml:space="preserve">with </w:t>
      </w:r>
      <w:r w:rsidR="00F31D0D">
        <w:rPr>
          <w:rFonts w:asciiTheme="minorHAnsi" w:eastAsia="Times New Roman" w:hAnsiTheme="minorHAnsi" w:cs="Arial"/>
          <w:color w:val="191919"/>
          <w:sz w:val="24"/>
          <w:szCs w:val="24"/>
          <w:lang w:val="en-GB" w:eastAsia="en-GB"/>
        </w:rPr>
        <w:t xml:space="preserve">project Lindanet-2  </w:t>
      </w:r>
      <w:r w:rsidR="00F31D0D" w:rsidRPr="00F31D0D">
        <w:rPr>
          <w:rFonts w:asciiTheme="minorHAnsi" w:eastAsia="Times New Roman" w:hAnsiTheme="minorHAnsi" w:cs="Arial"/>
          <w:color w:val="191919"/>
          <w:sz w:val="24"/>
          <w:szCs w:val="24"/>
          <w:lang w:val="en-GB" w:eastAsia="en-GB"/>
        </w:rPr>
        <w:sym w:font="Wingdings" w:char="F0E0"/>
      </w:r>
      <w:r w:rsidR="00F31D0D">
        <w:rPr>
          <w:rFonts w:asciiTheme="minorHAnsi" w:eastAsia="Times New Roman" w:hAnsiTheme="minorHAnsi" w:cs="Arial"/>
          <w:color w:val="191919"/>
          <w:sz w:val="24"/>
          <w:szCs w:val="24"/>
          <w:lang w:val="en-GB" w:eastAsia="en-GB"/>
        </w:rPr>
        <w:t xml:space="preserve"> </w:t>
      </w:r>
      <w:r w:rsidR="00F31D0D" w:rsidRPr="00F31D0D">
        <w:rPr>
          <w:rFonts w:asciiTheme="minorHAnsi" w:eastAsia="Times New Roman" w:hAnsiTheme="minorHAnsi" w:cs="Arial"/>
          <w:color w:val="191919"/>
          <w:sz w:val="24"/>
          <w:szCs w:val="24"/>
          <w:highlight w:val="yellow"/>
          <w:lang w:val="en-GB" w:eastAsia="en-GB"/>
        </w:rPr>
        <w:t>Elena, Alicia, Susana could you check if 1-3 are all correct</w:t>
      </w:r>
    </w:p>
    <w:p w14:paraId="302E9D5D" w14:textId="68596464" w:rsidR="00A76783" w:rsidRDefault="00A76783" w:rsidP="00A76783">
      <w:pPr>
        <w:pStyle w:val="Listeafsnit"/>
        <w:numPr>
          <w:ilvl w:val="0"/>
          <w:numId w:val="16"/>
        </w:numPr>
        <w:shd w:val="clear" w:color="auto" w:fill="FFFFFF"/>
        <w:spacing w:before="75" w:after="75" w:line="270" w:lineRule="atLeast"/>
        <w:jc w:val="both"/>
        <w:rPr>
          <w:rFonts w:asciiTheme="minorHAnsi" w:eastAsia="Times New Roman" w:hAnsiTheme="minorHAnsi" w:cs="Arial"/>
          <w:color w:val="191919"/>
          <w:sz w:val="24"/>
          <w:szCs w:val="24"/>
          <w:lang w:val="en-GB" w:eastAsia="en-GB"/>
        </w:rPr>
      </w:pPr>
      <w:r w:rsidRPr="00842352">
        <w:rPr>
          <w:rFonts w:asciiTheme="minorHAnsi" w:eastAsia="Times New Roman" w:hAnsiTheme="minorHAnsi" w:cs="Arial"/>
          <w:b/>
          <w:bCs/>
          <w:color w:val="191919"/>
          <w:sz w:val="24"/>
          <w:szCs w:val="24"/>
          <w:lang w:val="en-GB" w:eastAsia="en-GB"/>
        </w:rPr>
        <w:t>EU L</w:t>
      </w:r>
      <w:r w:rsidR="00E2554A">
        <w:rPr>
          <w:rFonts w:asciiTheme="minorHAnsi" w:eastAsia="Times New Roman" w:hAnsiTheme="minorHAnsi" w:cs="Arial"/>
          <w:b/>
          <w:bCs/>
          <w:color w:val="191919"/>
          <w:sz w:val="24"/>
          <w:szCs w:val="24"/>
          <w:lang w:val="en-GB" w:eastAsia="en-GB"/>
        </w:rPr>
        <w:t>IFE</w:t>
      </w:r>
      <w:r w:rsidRPr="00842352">
        <w:rPr>
          <w:rFonts w:asciiTheme="minorHAnsi" w:eastAsia="Times New Roman" w:hAnsiTheme="minorHAnsi" w:cs="Arial"/>
          <w:b/>
          <w:bCs/>
          <w:color w:val="191919"/>
          <w:sz w:val="24"/>
          <w:szCs w:val="24"/>
          <w:lang w:val="en-GB" w:eastAsia="en-GB"/>
        </w:rPr>
        <w:t xml:space="preserve"> Project: LIFEPOPWAT</w:t>
      </w:r>
      <w:r w:rsidRPr="00F36AD5">
        <w:rPr>
          <w:rFonts w:asciiTheme="minorHAnsi" w:eastAsia="Times New Roman" w:hAnsiTheme="minorHAnsi" w:cs="Arial"/>
          <w:color w:val="191919"/>
          <w:sz w:val="24"/>
          <w:szCs w:val="24"/>
          <w:lang w:val="en-GB" w:eastAsia="en-GB"/>
        </w:rPr>
        <w:t xml:space="preserve">, Innovative technology based on constructed wetlands for treatment of pesticide </w:t>
      </w:r>
      <w:r w:rsidR="00C447E0">
        <w:rPr>
          <w:rFonts w:asciiTheme="minorHAnsi" w:eastAsia="Times New Roman" w:hAnsiTheme="minorHAnsi" w:cs="Arial"/>
          <w:color w:val="191919"/>
          <w:sz w:val="24"/>
          <w:szCs w:val="24"/>
          <w:lang w:val="en-GB" w:eastAsia="en-GB"/>
        </w:rPr>
        <w:t xml:space="preserve">(HCH) </w:t>
      </w:r>
      <w:r w:rsidRPr="00F36AD5">
        <w:rPr>
          <w:rFonts w:asciiTheme="minorHAnsi" w:eastAsia="Times New Roman" w:hAnsiTheme="minorHAnsi" w:cs="Arial"/>
          <w:color w:val="191919"/>
          <w:sz w:val="24"/>
          <w:szCs w:val="24"/>
          <w:lang w:val="en-GB" w:eastAsia="en-GB"/>
        </w:rPr>
        <w:t>contaminated waters</w:t>
      </w:r>
      <w:r w:rsidR="00842352">
        <w:rPr>
          <w:rFonts w:asciiTheme="minorHAnsi" w:eastAsia="Times New Roman" w:hAnsiTheme="minorHAnsi" w:cs="Arial"/>
          <w:color w:val="191919"/>
          <w:sz w:val="24"/>
          <w:szCs w:val="24"/>
          <w:lang w:val="en-GB" w:eastAsia="en-GB"/>
        </w:rPr>
        <w:t>: Status of activities</w:t>
      </w:r>
    </w:p>
    <w:p w14:paraId="74D8EFA8" w14:textId="4A8F00D3" w:rsidR="004C3EA9" w:rsidRDefault="004C3EA9" w:rsidP="00A76783">
      <w:pPr>
        <w:pStyle w:val="Listeafsnit"/>
        <w:numPr>
          <w:ilvl w:val="0"/>
          <w:numId w:val="16"/>
        </w:numPr>
        <w:shd w:val="clear" w:color="auto" w:fill="FFFFFF"/>
        <w:spacing w:before="75" w:after="75" w:line="270" w:lineRule="atLeast"/>
        <w:jc w:val="both"/>
        <w:rPr>
          <w:rFonts w:asciiTheme="minorHAnsi" w:eastAsia="Times New Roman" w:hAnsiTheme="minorHAnsi" w:cs="Arial"/>
          <w:color w:val="191919"/>
          <w:sz w:val="24"/>
          <w:szCs w:val="24"/>
          <w:lang w:val="en-GB" w:eastAsia="en-GB"/>
        </w:rPr>
      </w:pPr>
      <w:r>
        <w:rPr>
          <w:rFonts w:asciiTheme="minorHAnsi" w:eastAsia="Times New Roman" w:hAnsiTheme="minorHAnsi" w:cs="Arial"/>
          <w:b/>
          <w:bCs/>
          <w:color w:val="191919"/>
          <w:sz w:val="24"/>
          <w:szCs w:val="24"/>
          <w:lang w:val="en-GB" w:eastAsia="en-GB"/>
        </w:rPr>
        <w:t xml:space="preserve">Management of emerging POPs Mega-sites (HCH and others) </w:t>
      </w:r>
    </w:p>
    <w:p w14:paraId="6309D51E" w14:textId="12E02DC0" w:rsidR="00F36AD5" w:rsidRDefault="00A76783" w:rsidP="00A76783">
      <w:pPr>
        <w:pStyle w:val="Listeafsnit"/>
        <w:numPr>
          <w:ilvl w:val="0"/>
          <w:numId w:val="16"/>
        </w:numPr>
        <w:shd w:val="clear" w:color="auto" w:fill="FFFFFF"/>
        <w:spacing w:before="75" w:after="75" w:line="270" w:lineRule="atLeast"/>
        <w:jc w:val="both"/>
        <w:rPr>
          <w:rFonts w:asciiTheme="minorHAnsi" w:eastAsia="Times New Roman" w:hAnsiTheme="minorHAnsi" w:cs="Arial"/>
          <w:color w:val="191919"/>
          <w:sz w:val="24"/>
          <w:szCs w:val="24"/>
          <w:lang w:val="en-GB" w:eastAsia="en-GB"/>
        </w:rPr>
      </w:pPr>
      <w:r w:rsidRPr="00E2554A">
        <w:rPr>
          <w:rFonts w:asciiTheme="minorHAnsi" w:eastAsia="Times New Roman" w:hAnsiTheme="minorHAnsi" w:cs="Arial"/>
          <w:b/>
          <w:bCs/>
          <w:color w:val="191919"/>
          <w:sz w:val="24"/>
          <w:szCs w:val="24"/>
          <w:lang w:val="en-GB" w:eastAsia="en-GB"/>
        </w:rPr>
        <w:t>GEF-UNIDO</w:t>
      </w:r>
      <w:r w:rsidRPr="00F36AD5">
        <w:rPr>
          <w:rFonts w:asciiTheme="minorHAnsi" w:eastAsia="Times New Roman" w:hAnsiTheme="minorHAnsi" w:cs="Arial"/>
          <w:color w:val="191919"/>
          <w:sz w:val="24"/>
          <w:szCs w:val="24"/>
          <w:lang w:val="en-GB" w:eastAsia="en-GB"/>
        </w:rPr>
        <w:t>: Removal of Technical and Economic Barriers to Initiating the Clean-up Activities for Alpha-HCH, Beta-HCH and Lindane Contaminated Sites at OHIS, in Macedonia</w:t>
      </w:r>
    </w:p>
    <w:p w14:paraId="7CE02583" w14:textId="0D3739B0" w:rsidR="0066591F" w:rsidRPr="00E954D1" w:rsidRDefault="007A454A" w:rsidP="00E954D1">
      <w:pPr>
        <w:pStyle w:val="Listeafsnit"/>
        <w:numPr>
          <w:ilvl w:val="0"/>
          <w:numId w:val="16"/>
        </w:numPr>
        <w:shd w:val="clear" w:color="auto" w:fill="FFFFFF"/>
        <w:spacing w:before="75" w:after="75" w:line="270" w:lineRule="atLeast"/>
        <w:jc w:val="both"/>
        <w:rPr>
          <w:rFonts w:asciiTheme="minorHAnsi" w:eastAsia="Times New Roman" w:hAnsiTheme="minorHAnsi" w:cs="Arial"/>
          <w:color w:val="191919"/>
          <w:sz w:val="24"/>
          <w:szCs w:val="24"/>
          <w:lang w:val="en-GB" w:eastAsia="en-GB"/>
        </w:rPr>
      </w:pPr>
      <w:r>
        <w:rPr>
          <w:rFonts w:asciiTheme="minorHAnsi" w:eastAsia="Times New Roman" w:hAnsiTheme="minorHAnsi" w:cs="Arial"/>
          <w:b/>
          <w:bCs/>
          <w:color w:val="191919"/>
          <w:sz w:val="24"/>
          <w:szCs w:val="24"/>
          <w:lang w:val="en-GB" w:eastAsia="en-GB"/>
        </w:rPr>
        <w:t>GEF</w:t>
      </w:r>
      <w:r w:rsidRPr="007A454A">
        <w:rPr>
          <w:rFonts w:asciiTheme="minorHAnsi" w:eastAsia="Times New Roman" w:hAnsiTheme="minorHAnsi" w:cs="Arial"/>
          <w:b/>
          <w:bCs/>
          <w:color w:val="191919"/>
          <w:sz w:val="24"/>
          <w:szCs w:val="24"/>
          <w:lang w:val="en-GB" w:eastAsia="en-GB"/>
        </w:rPr>
        <w:t>-UNIDO</w:t>
      </w:r>
      <w:r>
        <w:rPr>
          <w:rFonts w:asciiTheme="minorHAnsi" w:eastAsia="Times New Roman" w:hAnsiTheme="minorHAnsi" w:cs="Arial"/>
          <w:color w:val="191919"/>
          <w:sz w:val="24"/>
          <w:szCs w:val="24"/>
          <w:lang w:val="en-GB" w:eastAsia="en-GB"/>
        </w:rPr>
        <w:t xml:space="preserve">: </w:t>
      </w:r>
      <w:r w:rsidRPr="007A454A">
        <w:rPr>
          <w:rFonts w:asciiTheme="minorHAnsi" w:eastAsia="Times New Roman" w:hAnsiTheme="minorHAnsi" w:cs="Arial"/>
          <w:color w:val="191919"/>
          <w:sz w:val="24"/>
          <w:szCs w:val="24"/>
          <w:lang w:val="en-GB" w:eastAsia="en-GB"/>
        </w:rPr>
        <w:t xml:space="preserve">Regional Demonstration Project for Coordinated Management of ODS and POPs Disposal in the Russian Federation, Ukraine, Belarus, </w:t>
      </w:r>
      <w:r w:rsidR="00E954D1" w:rsidRPr="007A454A">
        <w:rPr>
          <w:rFonts w:asciiTheme="minorHAnsi" w:eastAsia="Times New Roman" w:hAnsiTheme="minorHAnsi" w:cs="Arial"/>
          <w:color w:val="191919"/>
          <w:sz w:val="24"/>
          <w:szCs w:val="24"/>
          <w:lang w:val="en-GB" w:eastAsia="en-GB"/>
        </w:rPr>
        <w:t>Kazakhstan,</w:t>
      </w:r>
      <w:r w:rsidRPr="007A454A">
        <w:rPr>
          <w:rFonts w:asciiTheme="minorHAnsi" w:eastAsia="Times New Roman" w:hAnsiTheme="minorHAnsi" w:cs="Arial"/>
          <w:color w:val="191919"/>
          <w:sz w:val="24"/>
          <w:szCs w:val="24"/>
          <w:lang w:val="en-GB" w:eastAsia="en-GB"/>
        </w:rPr>
        <w:t xml:space="preserve"> and Armenia</w:t>
      </w:r>
      <w:ins w:id="53" w:author="John Vijgen" w:date="2022-04-18T21:27:00Z">
        <w:r w:rsidR="00812CC6">
          <w:rPr>
            <w:rFonts w:asciiTheme="minorHAnsi" w:eastAsia="Times New Roman" w:hAnsiTheme="minorHAnsi" w:cs="Arial"/>
            <w:color w:val="191919"/>
            <w:sz w:val="24"/>
            <w:szCs w:val="24"/>
            <w:lang w:val="en-GB" w:eastAsia="en-GB"/>
          </w:rPr>
          <w:t xml:space="preserve"> </w:t>
        </w:r>
      </w:ins>
    </w:p>
    <w:p w14:paraId="5351FF55" w14:textId="64E95A1C" w:rsidR="000F3395" w:rsidRPr="000F3395" w:rsidRDefault="000F3395" w:rsidP="000F3395">
      <w:pPr>
        <w:pStyle w:val="Listeafsnit"/>
        <w:numPr>
          <w:ilvl w:val="0"/>
          <w:numId w:val="16"/>
        </w:numPr>
        <w:rPr>
          <w:rFonts w:asciiTheme="minorHAnsi" w:eastAsia="Times New Roman" w:hAnsiTheme="minorHAnsi" w:cs="Arial"/>
          <w:color w:val="191919"/>
          <w:sz w:val="24"/>
          <w:szCs w:val="24"/>
          <w:lang w:val="en-GB" w:eastAsia="en-GB"/>
        </w:rPr>
      </w:pPr>
      <w:r w:rsidRPr="000F3395">
        <w:rPr>
          <w:rFonts w:asciiTheme="minorHAnsi" w:eastAsia="Times New Roman" w:hAnsiTheme="minorHAnsi" w:cs="Arial"/>
          <w:b/>
          <w:bCs/>
          <w:color w:val="191919"/>
          <w:sz w:val="24"/>
          <w:szCs w:val="24"/>
          <w:lang w:val="en-GB" w:eastAsia="en-GB"/>
        </w:rPr>
        <w:t>GEF-UN Environment</w:t>
      </w:r>
      <w:r w:rsidRPr="000F3395">
        <w:rPr>
          <w:rFonts w:asciiTheme="minorHAnsi" w:eastAsia="Times New Roman" w:hAnsiTheme="minorHAnsi" w:cs="Arial"/>
          <w:color w:val="191919"/>
          <w:sz w:val="24"/>
          <w:szCs w:val="24"/>
          <w:lang w:val="en-GB" w:eastAsia="en-GB"/>
        </w:rPr>
        <w:t xml:space="preserve">: Status Demonstration of Non-thermal Treatment of DDT Wastes in Central Asia (Kyrgyzstan and Tajikistan) </w:t>
      </w:r>
    </w:p>
    <w:p w14:paraId="64F184BD" w14:textId="4D22F9D3" w:rsidR="009514C6" w:rsidRDefault="009514C6" w:rsidP="00A76783">
      <w:pPr>
        <w:pStyle w:val="Listeafsnit"/>
        <w:numPr>
          <w:ilvl w:val="0"/>
          <w:numId w:val="16"/>
        </w:numPr>
        <w:shd w:val="clear" w:color="auto" w:fill="FFFFFF"/>
        <w:spacing w:before="75" w:after="75" w:line="270" w:lineRule="atLeast"/>
        <w:jc w:val="both"/>
        <w:rPr>
          <w:rFonts w:asciiTheme="minorHAnsi" w:eastAsia="Times New Roman" w:hAnsiTheme="minorHAnsi" w:cs="Arial"/>
          <w:color w:val="191919"/>
          <w:sz w:val="24"/>
          <w:szCs w:val="24"/>
          <w:lang w:val="en-GB" w:eastAsia="en-GB"/>
        </w:rPr>
      </w:pPr>
      <w:r>
        <w:rPr>
          <w:rFonts w:asciiTheme="minorHAnsi" w:eastAsia="Times New Roman" w:hAnsiTheme="minorHAnsi" w:cs="Arial"/>
          <w:b/>
          <w:bCs/>
          <w:color w:val="191919"/>
          <w:sz w:val="24"/>
          <w:szCs w:val="24"/>
          <w:lang w:val="en-GB" w:eastAsia="en-GB"/>
        </w:rPr>
        <w:t>GEF</w:t>
      </w:r>
      <w:r w:rsidRPr="009514C6">
        <w:rPr>
          <w:rFonts w:asciiTheme="minorHAnsi" w:eastAsia="Times New Roman" w:hAnsiTheme="minorHAnsi" w:cs="Arial"/>
          <w:b/>
          <w:bCs/>
          <w:color w:val="191919"/>
          <w:sz w:val="24"/>
          <w:szCs w:val="24"/>
          <w:lang w:val="en-GB" w:eastAsia="en-GB"/>
        </w:rPr>
        <w:t>-FAO:</w:t>
      </w:r>
      <w:r>
        <w:rPr>
          <w:rFonts w:asciiTheme="minorHAnsi" w:eastAsia="Times New Roman" w:hAnsiTheme="minorHAnsi" w:cs="Arial"/>
          <w:color w:val="191919"/>
          <w:sz w:val="24"/>
          <w:szCs w:val="24"/>
          <w:lang w:val="en-GB" w:eastAsia="en-GB"/>
        </w:rPr>
        <w:t xml:space="preserve"> </w:t>
      </w:r>
      <w:r w:rsidRPr="009514C6">
        <w:rPr>
          <w:rFonts w:asciiTheme="minorHAnsi" w:eastAsia="Times New Roman" w:hAnsiTheme="minorHAnsi" w:cs="Arial"/>
          <w:color w:val="191919"/>
          <w:sz w:val="24"/>
          <w:szCs w:val="24"/>
          <w:lang w:val="en-GB" w:eastAsia="en-GB"/>
        </w:rPr>
        <w:t>Lifecycle Management of Pesticides and Disposal of POPs Pesticides in C</w:t>
      </w:r>
      <w:r w:rsidR="000F3395">
        <w:rPr>
          <w:rFonts w:asciiTheme="minorHAnsi" w:eastAsia="Times New Roman" w:hAnsiTheme="minorHAnsi" w:cs="Arial"/>
          <w:color w:val="191919"/>
          <w:sz w:val="24"/>
          <w:szCs w:val="24"/>
          <w:lang w:val="en-GB" w:eastAsia="en-GB"/>
        </w:rPr>
        <w:t>entral Asia</w:t>
      </w:r>
      <w:r w:rsidRPr="009514C6">
        <w:rPr>
          <w:rFonts w:asciiTheme="minorHAnsi" w:eastAsia="Times New Roman" w:hAnsiTheme="minorHAnsi" w:cs="Arial"/>
          <w:color w:val="191919"/>
          <w:sz w:val="24"/>
          <w:szCs w:val="24"/>
          <w:lang w:val="en-GB" w:eastAsia="en-GB"/>
        </w:rPr>
        <w:t xml:space="preserve"> countries and Turkey</w:t>
      </w:r>
    </w:p>
    <w:p w14:paraId="08FCF69C" w14:textId="0CD80A56" w:rsidR="0083098C" w:rsidRPr="00E66503" w:rsidRDefault="0083098C" w:rsidP="00A76783">
      <w:pPr>
        <w:pStyle w:val="Listeafsnit"/>
        <w:numPr>
          <w:ilvl w:val="0"/>
          <w:numId w:val="16"/>
        </w:numPr>
        <w:shd w:val="clear" w:color="auto" w:fill="FFFFFF"/>
        <w:spacing w:before="75" w:after="75" w:line="270" w:lineRule="atLeast"/>
        <w:jc w:val="both"/>
        <w:rPr>
          <w:rFonts w:asciiTheme="minorHAnsi" w:eastAsia="Times New Roman" w:hAnsiTheme="minorHAnsi" w:cs="Arial"/>
          <w:color w:val="191919"/>
          <w:sz w:val="24"/>
          <w:szCs w:val="24"/>
          <w:lang w:val="en-GB" w:eastAsia="en-GB"/>
        </w:rPr>
      </w:pPr>
      <w:r>
        <w:rPr>
          <w:rFonts w:asciiTheme="minorHAnsi" w:eastAsia="Times New Roman" w:hAnsiTheme="minorHAnsi" w:cs="Arial"/>
          <w:b/>
          <w:bCs/>
          <w:color w:val="191919"/>
          <w:sz w:val="24"/>
          <w:szCs w:val="24"/>
          <w:lang w:val="en-GB" w:eastAsia="en-GB"/>
        </w:rPr>
        <w:t>GEF</w:t>
      </w:r>
      <w:r w:rsidRPr="0083098C">
        <w:rPr>
          <w:rFonts w:asciiTheme="minorHAnsi" w:eastAsia="Times New Roman" w:hAnsiTheme="minorHAnsi" w:cs="Arial"/>
          <w:b/>
          <w:bCs/>
          <w:color w:val="191919"/>
          <w:sz w:val="24"/>
          <w:szCs w:val="24"/>
          <w:lang w:val="en-GB" w:eastAsia="en-GB"/>
        </w:rPr>
        <w:t xml:space="preserve">-FAO: </w:t>
      </w:r>
      <w:r w:rsidRPr="0083098C">
        <w:rPr>
          <w:rFonts w:asciiTheme="minorHAnsi" w:eastAsia="Times New Roman" w:hAnsiTheme="minorHAnsi" w:cs="Arial"/>
          <w:color w:val="191919"/>
          <w:sz w:val="24"/>
          <w:szCs w:val="24"/>
          <w:lang w:val="en-GB" w:eastAsia="en-GB"/>
        </w:rPr>
        <w:t>Pesticide Risk Reduction in Bangladesh</w:t>
      </w:r>
      <w:r w:rsidR="00CA5290">
        <w:rPr>
          <w:rFonts w:asciiTheme="minorHAnsi" w:eastAsia="Times New Roman" w:hAnsiTheme="minorHAnsi" w:cs="Arial"/>
          <w:color w:val="191919"/>
          <w:sz w:val="24"/>
          <w:szCs w:val="24"/>
          <w:lang w:val="en-GB" w:eastAsia="en-GB"/>
        </w:rPr>
        <w:t xml:space="preserve"> (including elimination of 1000 t POPs incl. DDT)</w:t>
      </w:r>
    </w:p>
    <w:p w14:paraId="073B3850" w14:textId="51E68F17" w:rsidR="00E66503" w:rsidRDefault="00E66503" w:rsidP="00A76783">
      <w:pPr>
        <w:pStyle w:val="Listeafsnit"/>
        <w:numPr>
          <w:ilvl w:val="0"/>
          <w:numId w:val="16"/>
        </w:numPr>
        <w:shd w:val="clear" w:color="auto" w:fill="FFFFFF"/>
        <w:spacing w:before="75" w:after="75" w:line="270" w:lineRule="atLeast"/>
        <w:jc w:val="both"/>
        <w:rPr>
          <w:rFonts w:asciiTheme="minorHAnsi" w:eastAsia="Times New Roman" w:hAnsiTheme="minorHAnsi" w:cs="Arial"/>
          <w:color w:val="191919"/>
          <w:sz w:val="24"/>
          <w:szCs w:val="24"/>
          <w:lang w:val="en-GB" w:eastAsia="en-GB"/>
        </w:rPr>
      </w:pPr>
      <w:r w:rsidRPr="00E66503">
        <w:rPr>
          <w:rFonts w:asciiTheme="minorHAnsi" w:eastAsia="Times New Roman" w:hAnsiTheme="minorHAnsi" w:cs="Arial"/>
          <w:b/>
          <w:bCs/>
          <w:color w:val="191919"/>
          <w:sz w:val="24"/>
          <w:szCs w:val="24"/>
          <w:lang w:val="en-GB" w:eastAsia="en-GB"/>
        </w:rPr>
        <w:t>UN Environment- FAO:</w:t>
      </w:r>
      <w:r>
        <w:rPr>
          <w:rFonts w:asciiTheme="minorHAnsi" w:eastAsia="Times New Roman" w:hAnsiTheme="minorHAnsi" w:cs="Arial"/>
          <w:color w:val="191919"/>
          <w:sz w:val="24"/>
          <w:szCs w:val="24"/>
          <w:lang w:val="en-GB" w:eastAsia="en-GB"/>
        </w:rPr>
        <w:t xml:space="preserve"> H</w:t>
      </w:r>
      <w:r w:rsidRPr="00E66503">
        <w:rPr>
          <w:rFonts w:asciiTheme="minorHAnsi" w:eastAsia="Times New Roman" w:hAnsiTheme="minorHAnsi" w:cs="Arial"/>
          <w:color w:val="191919"/>
          <w:sz w:val="24"/>
          <w:szCs w:val="24"/>
          <w:lang w:val="en-GB" w:eastAsia="en-GB"/>
        </w:rPr>
        <w:t xml:space="preserve">ealth and environmental impacts of pesticides and fertilizers </w:t>
      </w:r>
      <w:r>
        <w:rPr>
          <w:rFonts w:asciiTheme="minorHAnsi" w:eastAsia="Times New Roman" w:hAnsiTheme="minorHAnsi" w:cs="Arial"/>
          <w:color w:val="191919"/>
          <w:sz w:val="24"/>
          <w:szCs w:val="24"/>
          <w:lang w:val="en-GB" w:eastAsia="en-GB"/>
        </w:rPr>
        <w:t>(</w:t>
      </w:r>
      <w:r w:rsidRPr="00E66503">
        <w:rPr>
          <w:rFonts w:asciiTheme="minorHAnsi" w:eastAsia="Times New Roman" w:hAnsiTheme="minorHAnsi" w:cs="Arial"/>
          <w:color w:val="191919"/>
          <w:sz w:val="24"/>
          <w:szCs w:val="24"/>
          <w:lang w:val="en-GB" w:eastAsia="en-GB"/>
        </w:rPr>
        <w:t>UNEA5</w:t>
      </w:r>
      <w:r>
        <w:rPr>
          <w:rFonts w:asciiTheme="minorHAnsi" w:eastAsia="Times New Roman" w:hAnsiTheme="minorHAnsi" w:cs="Arial"/>
          <w:color w:val="191919"/>
          <w:sz w:val="24"/>
          <w:szCs w:val="24"/>
          <w:lang w:val="en-GB" w:eastAsia="en-GB"/>
        </w:rPr>
        <w:t>)</w:t>
      </w:r>
    </w:p>
    <w:p w14:paraId="384D8CA8" w14:textId="720E9258" w:rsidR="00E2554A" w:rsidRDefault="00A35331" w:rsidP="00A35331">
      <w:pPr>
        <w:pStyle w:val="Listeafsnit"/>
        <w:numPr>
          <w:ilvl w:val="0"/>
          <w:numId w:val="16"/>
        </w:numPr>
        <w:shd w:val="clear" w:color="auto" w:fill="FFFFFF"/>
        <w:spacing w:before="75" w:after="75" w:line="270" w:lineRule="atLeast"/>
        <w:jc w:val="both"/>
        <w:rPr>
          <w:rFonts w:asciiTheme="minorHAnsi" w:eastAsia="Times New Roman" w:hAnsiTheme="minorHAnsi" w:cs="Arial"/>
          <w:color w:val="191919"/>
          <w:sz w:val="24"/>
          <w:szCs w:val="24"/>
          <w:lang w:val="en-GB" w:eastAsia="en-GB"/>
        </w:rPr>
      </w:pPr>
      <w:r>
        <w:rPr>
          <w:rFonts w:asciiTheme="minorHAnsi" w:eastAsia="Times New Roman" w:hAnsiTheme="minorHAnsi" w:cs="Arial"/>
          <w:b/>
          <w:bCs/>
          <w:color w:val="191919"/>
          <w:sz w:val="24"/>
          <w:szCs w:val="24"/>
          <w:lang w:val="en-GB" w:eastAsia="en-GB"/>
        </w:rPr>
        <w:t>C</w:t>
      </w:r>
      <w:r w:rsidR="00DB6658">
        <w:rPr>
          <w:rFonts w:asciiTheme="minorHAnsi" w:eastAsia="Times New Roman" w:hAnsiTheme="minorHAnsi" w:cs="Arial"/>
          <w:b/>
          <w:bCs/>
          <w:color w:val="191919"/>
          <w:sz w:val="24"/>
          <w:szCs w:val="24"/>
          <w:lang w:val="en-GB" w:eastAsia="en-GB"/>
        </w:rPr>
        <w:t>HINA</w:t>
      </w:r>
      <w:r>
        <w:rPr>
          <w:rFonts w:asciiTheme="minorHAnsi" w:eastAsia="Times New Roman" w:hAnsiTheme="minorHAnsi" w:cs="Arial"/>
          <w:b/>
          <w:bCs/>
          <w:color w:val="191919"/>
          <w:sz w:val="24"/>
          <w:szCs w:val="24"/>
          <w:lang w:val="en-GB" w:eastAsia="en-GB"/>
        </w:rPr>
        <w:t xml:space="preserve">: </w:t>
      </w:r>
      <w:r w:rsidR="00E2554A" w:rsidRPr="007A454A">
        <w:rPr>
          <w:rFonts w:asciiTheme="minorHAnsi" w:eastAsia="Times New Roman" w:hAnsiTheme="minorHAnsi" w:cs="Arial"/>
          <w:color w:val="191919"/>
          <w:sz w:val="24"/>
          <w:szCs w:val="24"/>
          <w:lang w:val="en-GB" w:eastAsia="en-GB"/>
        </w:rPr>
        <w:t xml:space="preserve">Management of </w:t>
      </w:r>
      <w:r w:rsidRPr="007A454A">
        <w:rPr>
          <w:rFonts w:asciiTheme="minorHAnsi" w:eastAsia="Times New Roman" w:hAnsiTheme="minorHAnsi" w:cs="Arial"/>
          <w:color w:val="191919"/>
          <w:sz w:val="24"/>
          <w:szCs w:val="24"/>
          <w:lang w:val="en-GB" w:eastAsia="en-GB"/>
        </w:rPr>
        <w:t xml:space="preserve">POPs </w:t>
      </w:r>
      <w:r w:rsidR="00E2554A" w:rsidRPr="007A454A">
        <w:rPr>
          <w:rFonts w:asciiTheme="minorHAnsi" w:eastAsia="Times New Roman" w:hAnsiTheme="minorHAnsi" w:cs="Arial"/>
          <w:color w:val="191919"/>
          <w:sz w:val="24"/>
          <w:szCs w:val="24"/>
          <w:lang w:val="en-GB" w:eastAsia="en-GB"/>
        </w:rPr>
        <w:t>Pesticides</w:t>
      </w:r>
      <w:r w:rsidR="00CF0E08">
        <w:rPr>
          <w:rFonts w:asciiTheme="minorHAnsi" w:eastAsia="Times New Roman" w:hAnsiTheme="minorHAnsi" w:cs="Arial"/>
          <w:color w:val="191919"/>
          <w:sz w:val="24"/>
          <w:szCs w:val="24"/>
          <w:lang w:val="en-GB" w:eastAsia="en-GB"/>
        </w:rPr>
        <w:t>, other</w:t>
      </w:r>
      <w:r w:rsidR="00E2554A" w:rsidRPr="007A454A">
        <w:rPr>
          <w:rFonts w:asciiTheme="minorHAnsi" w:eastAsia="Times New Roman" w:hAnsiTheme="minorHAnsi" w:cs="Arial"/>
          <w:color w:val="191919"/>
          <w:sz w:val="24"/>
          <w:szCs w:val="24"/>
          <w:lang w:val="en-GB" w:eastAsia="en-GB"/>
        </w:rPr>
        <w:t xml:space="preserve"> </w:t>
      </w:r>
      <w:proofErr w:type="gramStart"/>
      <w:r w:rsidR="00E2554A" w:rsidRPr="007A454A">
        <w:rPr>
          <w:rFonts w:asciiTheme="minorHAnsi" w:eastAsia="Times New Roman" w:hAnsiTheme="minorHAnsi" w:cs="Arial"/>
          <w:color w:val="191919"/>
          <w:sz w:val="24"/>
          <w:szCs w:val="24"/>
          <w:lang w:val="en-GB" w:eastAsia="en-GB"/>
        </w:rPr>
        <w:t>POPs</w:t>
      </w:r>
      <w:proofErr w:type="gramEnd"/>
      <w:r w:rsidR="00E2554A" w:rsidRPr="007A454A">
        <w:rPr>
          <w:rFonts w:asciiTheme="minorHAnsi" w:eastAsia="Times New Roman" w:hAnsiTheme="minorHAnsi" w:cs="Arial"/>
          <w:color w:val="191919"/>
          <w:sz w:val="24"/>
          <w:szCs w:val="24"/>
          <w:lang w:val="en-GB" w:eastAsia="en-GB"/>
        </w:rPr>
        <w:t xml:space="preserve"> and</w:t>
      </w:r>
      <w:r w:rsidRPr="007A454A">
        <w:rPr>
          <w:rFonts w:asciiTheme="minorHAnsi" w:eastAsia="Times New Roman" w:hAnsiTheme="minorHAnsi" w:cs="Arial"/>
          <w:color w:val="191919"/>
          <w:sz w:val="24"/>
          <w:szCs w:val="24"/>
          <w:lang w:val="en-GB" w:eastAsia="en-GB"/>
        </w:rPr>
        <w:t xml:space="preserve"> </w:t>
      </w:r>
      <w:r w:rsidR="00E2554A" w:rsidRPr="007A454A">
        <w:rPr>
          <w:rFonts w:asciiTheme="minorHAnsi" w:eastAsia="Times New Roman" w:hAnsiTheme="minorHAnsi" w:cs="Arial"/>
          <w:color w:val="191919"/>
          <w:sz w:val="24"/>
          <w:szCs w:val="24"/>
          <w:lang w:val="en-GB" w:eastAsia="en-GB"/>
        </w:rPr>
        <w:t>other hazardous wastes in the EECCA Region in the framework of Belt and Road Initiative (BRI)</w:t>
      </w:r>
    </w:p>
    <w:p w14:paraId="55B8C788" w14:textId="77777777" w:rsidR="00AB7489" w:rsidRDefault="00AB7489" w:rsidP="006129B4">
      <w:pPr>
        <w:shd w:val="clear" w:color="auto" w:fill="FFFFFF"/>
        <w:spacing w:after="0" w:line="240" w:lineRule="auto"/>
        <w:jc w:val="both"/>
        <w:outlineLvl w:val="2"/>
        <w:rPr>
          <w:rFonts w:asciiTheme="minorHAnsi" w:eastAsia="Times New Roman" w:hAnsiTheme="minorHAnsi"/>
          <w:b/>
          <w:bCs/>
          <w:color w:val="909B7A"/>
          <w:sz w:val="24"/>
          <w:szCs w:val="24"/>
          <w:lang w:val="en-GB" w:eastAsia="en-GB"/>
        </w:rPr>
      </w:pPr>
    </w:p>
    <w:p w14:paraId="1870DEF9" w14:textId="77777777" w:rsidR="00AB7489" w:rsidRDefault="00AB7489" w:rsidP="006129B4">
      <w:pPr>
        <w:shd w:val="clear" w:color="auto" w:fill="FFFFFF"/>
        <w:spacing w:after="0" w:line="240" w:lineRule="auto"/>
        <w:jc w:val="both"/>
        <w:outlineLvl w:val="2"/>
        <w:rPr>
          <w:rFonts w:asciiTheme="minorHAnsi" w:eastAsia="Times New Roman" w:hAnsiTheme="minorHAnsi"/>
          <w:b/>
          <w:bCs/>
          <w:color w:val="909B7A"/>
          <w:sz w:val="24"/>
          <w:szCs w:val="24"/>
          <w:lang w:val="en-GB" w:eastAsia="en-GB"/>
        </w:rPr>
      </w:pPr>
    </w:p>
    <w:p w14:paraId="117FAE69" w14:textId="77777777" w:rsidR="00AB7489" w:rsidRDefault="00AB7489" w:rsidP="006129B4">
      <w:pPr>
        <w:shd w:val="clear" w:color="auto" w:fill="FFFFFF"/>
        <w:spacing w:after="0" w:line="240" w:lineRule="auto"/>
        <w:jc w:val="both"/>
        <w:outlineLvl w:val="2"/>
        <w:rPr>
          <w:rFonts w:asciiTheme="minorHAnsi" w:eastAsia="Times New Roman" w:hAnsiTheme="minorHAnsi"/>
          <w:b/>
          <w:bCs/>
          <w:color w:val="909B7A"/>
          <w:sz w:val="24"/>
          <w:szCs w:val="24"/>
          <w:lang w:val="en-GB" w:eastAsia="en-GB"/>
        </w:rPr>
      </w:pPr>
    </w:p>
    <w:p w14:paraId="00830C9C" w14:textId="77777777" w:rsidR="00AB7489" w:rsidRDefault="00AB7489" w:rsidP="006129B4">
      <w:pPr>
        <w:shd w:val="clear" w:color="auto" w:fill="FFFFFF"/>
        <w:spacing w:after="0" w:line="240" w:lineRule="auto"/>
        <w:jc w:val="both"/>
        <w:outlineLvl w:val="2"/>
        <w:rPr>
          <w:rFonts w:asciiTheme="minorHAnsi" w:eastAsia="Times New Roman" w:hAnsiTheme="minorHAnsi"/>
          <w:b/>
          <w:bCs/>
          <w:color w:val="909B7A"/>
          <w:sz w:val="24"/>
          <w:szCs w:val="24"/>
          <w:lang w:val="en-GB" w:eastAsia="en-GB"/>
        </w:rPr>
      </w:pPr>
    </w:p>
    <w:p w14:paraId="6BE37F1D" w14:textId="77777777" w:rsidR="00AB7489" w:rsidRDefault="00AB7489" w:rsidP="006129B4">
      <w:pPr>
        <w:shd w:val="clear" w:color="auto" w:fill="FFFFFF"/>
        <w:spacing w:after="0" w:line="240" w:lineRule="auto"/>
        <w:jc w:val="both"/>
        <w:outlineLvl w:val="2"/>
        <w:rPr>
          <w:rFonts w:asciiTheme="minorHAnsi" w:eastAsia="Times New Roman" w:hAnsiTheme="minorHAnsi"/>
          <w:b/>
          <w:bCs/>
          <w:color w:val="909B7A"/>
          <w:sz w:val="24"/>
          <w:szCs w:val="24"/>
          <w:lang w:val="en-GB" w:eastAsia="en-GB"/>
        </w:rPr>
      </w:pPr>
    </w:p>
    <w:p w14:paraId="6EA5B64E" w14:textId="77777777" w:rsidR="00AB7489" w:rsidRDefault="00AB7489" w:rsidP="006129B4">
      <w:pPr>
        <w:shd w:val="clear" w:color="auto" w:fill="FFFFFF"/>
        <w:spacing w:after="0" w:line="240" w:lineRule="auto"/>
        <w:jc w:val="both"/>
        <w:outlineLvl w:val="2"/>
        <w:rPr>
          <w:rFonts w:asciiTheme="minorHAnsi" w:eastAsia="Times New Roman" w:hAnsiTheme="minorHAnsi"/>
          <w:b/>
          <w:bCs/>
          <w:color w:val="909B7A"/>
          <w:sz w:val="24"/>
          <w:szCs w:val="24"/>
          <w:lang w:val="en-GB" w:eastAsia="en-GB"/>
        </w:rPr>
      </w:pPr>
    </w:p>
    <w:p w14:paraId="1B9719C8" w14:textId="77777777" w:rsidR="00AB7489" w:rsidRDefault="00AB7489" w:rsidP="006129B4">
      <w:pPr>
        <w:shd w:val="clear" w:color="auto" w:fill="FFFFFF"/>
        <w:spacing w:after="0" w:line="240" w:lineRule="auto"/>
        <w:jc w:val="both"/>
        <w:outlineLvl w:val="2"/>
        <w:rPr>
          <w:rFonts w:asciiTheme="minorHAnsi" w:eastAsia="Times New Roman" w:hAnsiTheme="minorHAnsi"/>
          <w:b/>
          <w:bCs/>
          <w:color w:val="909B7A"/>
          <w:sz w:val="24"/>
          <w:szCs w:val="24"/>
          <w:lang w:val="en-GB" w:eastAsia="en-GB"/>
        </w:rPr>
      </w:pPr>
    </w:p>
    <w:p w14:paraId="2DD01FE9" w14:textId="77777777" w:rsidR="00AB7489" w:rsidRDefault="00AB7489" w:rsidP="006129B4">
      <w:pPr>
        <w:shd w:val="clear" w:color="auto" w:fill="FFFFFF"/>
        <w:spacing w:after="0" w:line="240" w:lineRule="auto"/>
        <w:jc w:val="both"/>
        <w:outlineLvl w:val="2"/>
        <w:rPr>
          <w:rFonts w:asciiTheme="minorHAnsi" w:eastAsia="Times New Roman" w:hAnsiTheme="minorHAnsi"/>
          <w:b/>
          <w:bCs/>
          <w:color w:val="909B7A"/>
          <w:sz w:val="24"/>
          <w:szCs w:val="24"/>
          <w:lang w:val="en-GB" w:eastAsia="en-GB"/>
        </w:rPr>
      </w:pPr>
    </w:p>
    <w:p w14:paraId="5352CC6A" w14:textId="77777777" w:rsidR="00AB7489" w:rsidRDefault="00AB7489" w:rsidP="006129B4">
      <w:pPr>
        <w:shd w:val="clear" w:color="auto" w:fill="FFFFFF"/>
        <w:spacing w:after="0" w:line="240" w:lineRule="auto"/>
        <w:jc w:val="both"/>
        <w:outlineLvl w:val="2"/>
        <w:rPr>
          <w:rFonts w:asciiTheme="minorHAnsi" w:eastAsia="Times New Roman" w:hAnsiTheme="minorHAnsi"/>
          <w:b/>
          <w:bCs/>
          <w:color w:val="909B7A"/>
          <w:sz w:val="24"/>
          <w:szCs w:val="24"/>
          <w:lang w:val="en-GB" w:eastAsia="en-GB"/>
        </w:rPr>
      </w:pPr>
    </w:p>
    <w:p w14:paraId="7C6C1955" w14:textId="77777777" w:rsidR="00AB7489" w:rsidRDefault="00AB7489" w:rsidP="006129B4">
      <w:pPr>
        <w:shd w:val="clear" w:color="auto" w:fill="FFFFFF"/>
        <w:spacing w:after="0" w:line="240" w:lineRule="auto"/>
        <w:jc w:val="both"/>
        <w:outlineLvl w:val="2"/>
        <w:rPr>
          <w:rFonts w:asciiTheme="minorHAnsi" w:eastAsia="Times New Roman" w:hAnsiTheme="minorHAnsi"/>
          <w:b/>
          <w:bCs/>
          <w:color w:val="909B7A"/>
          <w:sz w:val="24"/>
          <w:szCs w:val="24"/>
          <w:lang w:val="en-GB" w:eastAsia="en-GB"/>
        </w:rPr>
      </w:pPr>
    </w:p>
    <w:p w14:paraId="6B0BA9F7" w14:textId="77777777" w:rsidR="00AB7489" w:rsidRDefault="00AB7489" w:rsidP="006129B4">
      <w:pPr>
        <w:shd w:val="clear" w:color="auto" w:fill="FFFFFF"/>
        <w:spacing w:after="0" w:line="240" w:lineRule="auto"/>
        <w:jc w:val="both"/>
        <w:outlineLvl w:val="2"/>
        <w:rPr>
          <w:rFonts w:asciiTheme="minorHAnsi" w:eastAsia="Times New Roman" w:hAnsiTheme="minorHAnsi"/>
          <w:b/>
          <w:bCs/>
          <w:color w:val="909B7A"/>
          <w:sz w:val="24"/>
          <w:szCs w:val="24"/>
          <w:lang w:val="en-GB" w:eastAsia="en-GB"/>
        </w:rPr>
      </w:pPr>
    </w:p>
    <w:p w14:paraId="230BC094" w14:textId="77777777" w:rsidR="00AB7489" w:rsidRDefault="00AB7489" w:rsidP="006129B4">
      <w:pPr>
        <w:shd w:val="clear" w:color="auto" w:fill="FFFFFF"/>
        <w:spacing w:after="0" w:line="240" w:lineRule="auto"/>
        <w:jc w:val="both"/>
        <w:outlineLvl w:val="2"/>
        <w:rPr>
          <w:rFonts w:asciiTheme="minorHAnsi" w:eastAsia="Times New Roman" w:hAnsiTheme="minorHAnsi"/>
          <w:b/>
          <w:bCs/>
          <w:color w:val="909B7A"/>
          <w:sz w:val="24"/>
          <w:szCs w:val="24"/>
          <w:lang w:val="en-GB" w:eastAsia="en-GB"/>
        </w:rPr>
      </w:pPr>
    </w:p>
    <w:p w14:paraId="15F92F80" w14:textId="77777777" w:rsidR="00AB7489" w:rsidRDefault="00AB7489" w:rsidP="006129B4">
      <w:pPr>
        <w:shd w:val="clear" w:color="auto" w:fill="FFFFFF"/>
        <w:spacing w:after="0" w:line="240" w:lineRule="auto"/>
        <w:jc w:val="both"/>
        <w:outlineLvl w:val="2"/>
        <w:rPr>
          <w:rFonts w:asciiTheme="minorHAnsi" w:eastAsia="Times New Roman" w:hAnsiTheme="minorHAnsi"/>
          <w:b/>
          <w:bCs/>
          <w:color w:val="909B7A"/>
          <w:sz w:val="24"/>
          <w:szCs w:val="24"/>
          <w:lang w:val="en-GB" w:eastAsia="en-GB"/>
        </w:rPr>
      </w:pPr>
    </w:p>
    <w:p w14:paraId="7A215104" w14:textId="77777777" w:rsidR="00AB7489" w:rsidRDefault="00AB7489" w:rsidP="006129B4">
      <w:pPr>
        <w:shd w:val="clear" w:color="auto" w:fill="FFFFFF"/>
        <w:spacing w:after="0" w:line="240" w:lineRule="auto"/>
        <w:jc w:val="both"/>
        <w:outlineLvl w:val="2"/>
        <w:rPr>
          <w:rFonts w:asciiTheme="minorHAnsi" w:eastAsia="Times New Roman" w:hAnsiTheme="minorHAnsi"/>
          <w:b/>
          <w:bCs/>
          <w:color w:val="909B7A"/>
          <w:sz w:val="24"/>
          <w:szCs w:val="24"/>
          <w:lang w:val="en-GB" w:eastAsia="en-GB"/>
        </w:rPr>
      </w:pPr>
    </w:p>
    <w:p w14:paraId="5E4F5D89" w14:textId="77777777" w:rsidR="00AB7489" w:rsidRDefault="00AB7489" w:rsidP="006129B4">
      <w:pPr>
        <w:shd w:val="clear" w:color="auto" w:fill="FFFFFF"/>
        <w:spacing w:after="0" w:line="240" w:lineRule="auto"/>
        <w:jc w:val="both"/>
        <w:outlineLvl w:val="2"/>
        <w:rPr>
          <w:rFonts w:asciiTheme="minorHAnsi" w:eastAsia="Times New Roman" w:hAnsiTheme="minorHAnsi"/>
          <w:b/>
          <w:bCs/>
          <w:color w:val="909B7A"/>
          <w:sz w:val="24"/>
          <w:szCs w:val="24"/>
          <w:lang w:val="en-GB" w:eastAsia="en-GB"/>
        </w:rPr>
      </w:pPr>
    </w:p>
    <w:p w14:paraId="72D9E660" w14:textId="77777777" w:rsidR="00AB7489" w:rsidRDefault="00AB7489" w:rsidP="006129B4">
      <w:pPr>
        <w:shd w:val="clear" w:color="auto" w:fill="FFFFFF"/>
        <w:spacing w:after="0" w:line="240" w:lineRule="auto"/>
        <w:jc w:val="both"/>
        <w:outlineLvl w:val="2"/>
        <w:rPr>
          <w:rFonts w:asciiTheme="minorHAnsi" w:eastAsia="Times New Roman" w:hAnsiTheme="minorHAnsi"/>
          <w:b/>
          <w:bCs/>
          <w:color w:val="909B7A"/>
          <w:sz w:val="24"/>
          <w:szCs w:val="24"/>
          <w:lang w:val="en-GB" w:eastAsia="en-GB"/>
        </w:rPr>
      </w:pPr>
    </w:p>
    <w:p w14:paraId="2711C69F" w14:textId="6FFD97C7" w:rsidR="00AB7489" w:rsidRDefault="00AB7489" w:rsidP="006129B4">
      <w:pPr>
        <w:shd w:val="clear" w:color="auto" w:fill="FFFFFF"/>
        <w:spacing w:after="0" w:line="240" w:lineRule="auto"/>
        <w:jc w:val="both"/>
        <w:outlineLvl w:val="2"/>
        <w:rPr>
          <w:rFonts w:asciiTheme="minorHAnsi" w:eastAsia="Times New Roman" w:hAnsiTheme="minorHAnsi"/>
          <w:b/>
          <w:bCs/>
          <w:color w:val="909B7A"/>
          <w:sz w:val="24"/>
          <w:szCs w:val="24"/>
          <w:lang w:val="en-GB" w:eastAsia="en-GB"/>
        </w:rPr>
      </w:pPr>
    </w:p>
    <w:p w14:paraId="6EB49B36" w14:textId="21B35271" w:rsidR="00AB7489" w:rsidRDefault="00AB7489" w:rsidP="006129B4">
      <w:pPr>
        <w:shd w:val="clear" w:color="auto" w:fill="FFFFFF"/>
        <w:spacing w:after="0" w:line="240" w:lineRule="auto"/>
        <w:jc w:val="both"/>
        <w:outlineLvl w:val="2"/>
        <w:rPr>
          <w:rFonts w:asciiTheme="minorHAnsi" w:eastAsia="Times New Roman" w:hAnsiTheme="minorHAnsi"/>
          <w:b/>
          <w:bCs/>
          <w:color w:val="909B7A"/>
          <w:sz w:val="24"/>
          <w:szCs w:val="24"/>
          <w:lang w:val="en-GB" w:eastAsia="en-GB"/>
        </w:rPr>
      </w:pPr>
    </w:p>
    <w:p w14:paraId="776E7B36" w14:textId="77777777" w:rsidR="00AB7489" w:rsidRDefault="00AB7489" w:rsidP="006129B4">
      <w:pPr>
        <w:shd w:val="clear" w:color="auto" w:fill="FFFFFF"/>
        <w:spacing w:after="0" w:line="240" w:lineRule="auto"/>
        <w:jc w:val="both"/>
        <w:outlineLvl w:val="2"/>
        <w:rPr>
          <w:rFonts w:asciiTheme="minorHAnsi" w:eastAsia="Times New Roman" w:hAnsiTheme="minorHAnsi"/>
          <w:b/>
          <w:bCs/>
          <w:color w:val="909B7A"/>
          <w:sz w:val="24"/>
          <w:szCs w:val="24"/>
          <w:lang w:val="en-GB" w:eastAsia="en-GB"/>
        </w:rPr>
      </w:pPr>
    </w:p>
    <w:p w14:paraId="1A82CF39" w14:textId="2C67D98D" w:rsidR="000F7BF4" w:rsidRDefault="00F36AD5" w:rsidP="006129B4">
      <w:pPr>
        <w:shd w:val="clear" w:color="auto" w:fill="FFFFFF"/>
        <w:spacing w:after="0" w:line="240" w:lineRule="auto"/>
        <w:jc w:val="both"/>
        <w:outlineLvl w:val="2"/>
        <w:rPr>
          <w:rFonts w:asciiTheme="minorHAnsi" w:eastAsia="Times New Roman" w:hAnsiTheme="minorHAnsi"/>
          <w:b/>
          <w:bCs/>
          <w:color w:val="909B7A"/>
          <w:sz w:val="24"/>
          <w:szCs w:val="24"/>
          <w:lang w:val="en-GB" w:eastAsia="en-GB"/>
        </w:rPr>
      </w:pPr>
      <w:r>
        <w:rPr>
          <w:rFonts w:asciiTheme="minorHAnsi" w:eastAsia="Times New Roman" w:hAnsiTheme="minorHAnsi"/>
          <w:b/>
          <w:bCs/>
          <w:color w:val="909B7A"/>
          <w:sz w:val="24"/>
          <w:szCs w:val="24"/>
          <w:lang w:val="en-GB" w:eastAsia="en-GB"/>
        </w:rPr>
        <w:t>Further s</w:t>
      </w:r>
      <w:r w:rsidR="0066591F" w:rsidRPr="0066591F">
        <w:rPr>
          <w:rFonts w:asciiTheme="minorHAnsi" w:eastAsia="Times New Roman" w:hAnsiTheme="minorHAnsi"/>
          <w:b/>
          <w:bCs/>
          <w:color w:val="909B7A"/>
          <w:sz w:val="24"/>
          <w:szCs w:val="24"/>
          <w:lang w:val="en-GB" w:eastAsia="en-GB"/>
        </w:rPr>
        <w:t xml:space="preserve">pecial workshops in this preliminary version </w:t>
      </w:r>
      <w:r w:rsidR="00F62A0E">
        <w:rPr>
          <w:rFonts w:asciiTheme="minorHAnsi" w:eastAsia="Times New Roman" w:hAnsiTheme="minorHAnsi"/>
          <w:b/>
          <w:bCs/>
          <w:color w:val="909B7A"/>
          <w:sz w:val="24"/>
          <w:szCs w:val="24"/>
          <w:lang w:val="en-GB" w:eastAsia="en-GB"/>
        </w:rPr>
        <w:t>for</w:t>
      </w:r>
      <w:r w:rsidR="0066591F" w:rsidRPr="0066591F">
        <w:rPr>
          <w:rFonts w:asciiTheme="minorHAnsi" w:eastAsia="Times New Roman" w:hAnsiTheme="minorHAnsi"/>
          <w:b/>
          <w:bCs/>
          <w:color w:val="909B7A"/>
          <w:sz w:val="24"/>
          <w:szCs w:val="24"/>
          <w:lang w:val="en-GB" w:eastAsia="en-GB"/>
        </w:rPr>
        <w:t xml:space="preserve"> the following Topics a</w:t>
      </w:r>
      <w:r w:rsidR="00F62A0E">
        <w:rPr>
          <w:rFonts w:asciiTheme="minorHAnsi" w:eastAsia="Times New Roman" w:hAnsiTheme="minorHAnsi"/>
          <w:b/>
          <w:bCs/>
          <w:color w:val="909B7A"/>
          <w:sz w:val="24"/>
          <w:szCs w:val="24"/>
          <w:lang w:val="en-GB" w:eastAsia="en-GB"/>
        </w:rPr>
        <w:t>re</w:t>
      </w:r>
      <w:r w:rsidR="0066591F" w:rsidRPr="0066591F">
        <w:rPr>
          <w:rFonts w:asciiTheme="minorHAnsi" w:eastAsia="Times New Roman" w:hAnsiTheme="minorHAnsi"/>
          <w:b/>
          <w:bCs/>
          <w:color w:val="909B7A"/>
          <w:sz w:val="24"/>
          <w:szCs w:val="24"/>
          <w:lang w:val="en-GB" w:eastAsia="en-GB"/>
        </w:rPr>
        <w:t xml:space="preserve"> proposed:</w:t>
      </w:r>
    </w:p>
    <w:p w14:paraId="27548B8F" w14:textId="77777777" w:rsidR="00210B16" w:rsidRPr="000A0C60" w:rsidRDefault="00210B16" w:rsidP="000A0C60">
      <w:pPr>
        <w:shd w:val="clear" w:color="auto" w:fill="FFFFFF"/>
        <w:spacing w:after="0" w:line="240" w:lineRule="auto"/>
        <w:jc w:val="both"/>
        <w:rPr>
          <w:rFonts w:asciiTheme="minorHAnsi" w:eastAsia="Times New Roman" w:hAnsiTheme="minorHAnsi" w:cs="Arial"/>
          <w:sz w:val="16"/>
          <w:szCs w:val="16"/>
          <w:lang w:val="en-GB" w:eastAsia="en-GB"/>
        </w:rPr>
      </w:pPr>
    </w:p>
    <w:p w14:paraId="717ABC38" w14:textId="7B57A3F8" w:rsidR="002A24E2" w:rsidRPr="008B3BF1" w:rsidRDefault="00696208" w:rsidP="008B3BF1">
      <w:pPr>
        <w:pStyle w:val="Listeafsnit"/>
        <w:numPr>
          <w:ilvl w:val="0"/>
          <w:numId w:val="20"/>
        </w:numPr>
        <w:shd w:val="clear" w:color="auto" w:fill="FFFFFF"/>
        <w:spacing w:before="75" w:after="75" w:line="270" w:lineRule="atLeast"/>
        <w:jc w:val="both"/>
        <w:rPr>
          <w:rFonts w:asciiTheme="minorHAnsi" w:eastAsia="Times New Roman" w:hAnsiTheme="minorHAnsi" w:cs="Arial"/>
          <w:b/>
          <w:color w:val="191919"/>
          <w:sz w:val="24"/>
          <w:szCs w:val="24"/>
          <w:lang w:val="en-GB" w:eastAsia="en-GB"/>
        </w:rPr>
      </w:pPr>
      <w:r w:rsidRPr="008B3BF1">
        <w:rPr>
          <w:rFonts w:asciiTheme="minorHAnsi" w:eastAsia="Times New Roman" w:hAnsiTheme="minorHAnsi" w:cs="Arial"/>
          <w:b/>
          <w:color w:val="191919"/>
          <w:sz w:val="24"/>
          <w:szCs w:val="24"/>
          <w:lang w:val="en-GB" w:eastAsia="en-GB"/>
        </w:rPr>
        <w:t xml:space="preserve">HEALTH </w:t>
      </w:r>
      <w:r w:rsidR="0070560A" w:rsidRPr="008B3BF1">
        <w:rPr>
          <w:rFonts w:asciiTheme="minorHAnsi" w:eastAsia="Times New Roman" w:hAnsiTheme="minorHAnsi" w:cs="Arial"/>
          <w:b/>
          <w:color w:val="191919"/>
          <w:sz w:val="24"/>
          <w:szCs w:val="24"/>
          <w:lang w:val="en-GB" w:eastAsia="en-GB"/>
        </w:rPr>
        <w:t xml:space="preserve">&amp; SAFETY </w:t>
      </w:r>
      <w:r w:rsidRPr="008B3BF1">
        <w:rPr>
          <w:rFonts w:asciiTheme="minorHAnsi" w:eastAsia="Times New Roman" w:hAnsiTheme="minorHAnsi" w:cs="Arial"/>
          <w:b/>
          <w:color w:val="191919"/>
          <w:sz w:val="24"/>
          <w:szCs w:val="24"/>
          <w:lang w:val="en-GB" w:eastAsia="en-GB"/>
        </w:rPr>
        <w:t>BLOCK</w:t>
      </w:r>
    </w:p>
    <w:p w14:paraId="2047CC7C" w14:textId="03EE15BE" w:rsidR="001D20E6" w:rsidRDefault="00696208" w:rsidP="00F5782A">
      <w:pPr>
        <w:shd w:val="clear" w:color="auto" w:fill="FFFFFF"/>
        <w:spacing w:before="75" w:after="75" w:line="270" w:lineRule="atLeast"/>
        <w:jc w:val="both"/>
        <w:rPr>
          <w:rFonts w:asciiTheme="minorHAnsi" w:eastAsia="Times New Roman" w:hAnsiTheme="minorHAnsi" w:cs="Arial"/>
          <w:color w:val="191919"/>
          <w:sz w:val="24"/>
          <w:szCs w:val="24"/>
          <w:lang w:val="en-GB" w:eastAsia="en-GB"/>
        </w:rPr>
      </w:pPr>
      <w:r w:rsidRPr="006129B4">
        <w:rPr>
          <w:rFonts w:asciiTheme="minorHAnsi" w:eastAsia="Times New Roman" w:hAnsiTheme="minorHAnsi" w:cs="Arial"/>
          <w:color w:val="191919"/>
          <w:sz w:val="24"/>
          <w:szCs w:val="24"/>
          <w:lang w:val="en-GB" w:eastAsia="en-GB"/>
        </w:rPr>
        <w:t>Health and safety during works</w:t>
      </w:r>
      <w:r w:rsidR="00F5782A">
        <w:rPr>
          <w:rFonts w:asciiTheme="minorHAnsi" w:eastAsia="Times New Roman" w:hAnsiTheme="minorHAnsi" w:cs="Arial"/>
          <w:color w:val="191919"/>
          <w:sz w:val="24"/>
          <w:szCs w:val="24"/>
          <w:lang w:val="en-GB" w:eastAsia="en-GB"/>
        </w:rPr>
        <w:t xml:space="preserve">, </w:t>
      </w:r>
      <w:r w:rsidRPr="006129B4">
        <w:rPr>
          <w:rFonts w:asciiTheme="minorHAnsi" w:eastAsia="Times New Roman" w:hAnsiTheme="minorHAnsi" w:cs="Arial"/>
          <w:color w:val="191919"/>
          <w:sz w:val="24"/>
          <w:szCs w:val="24"/>
          <w:lang w:val="en-GB" w:eastAsia="en-GB"/>
        </w:rPr>
        <w:t>Toxicology</w:t>
      </w:r>
      <w:r w:rsidR="00F5782A">
        <w:rPr>
          <w:rFonts w:asciiTheme="minorHAnsi" w:eastAsia="Times New Roman" w:hAnsiTheme="minorHAnsi" w:cs="Arial"/>
          <w:color w:val="191919"/>
          <w:sz w:val="24"/>
          <w:szCs w:val="24"/>
          <w:lang w:val="en-GB" w:eastAsia="en-GB"/>
        </w:rPr>
        <w:t xml:space="preserve">, </w:t>
      </w:r>
      <w:r w:rsidRPr="006129B4">
        <w:rPr>
          <w:rFonts w:asciiTheme="minorHAnsi" w:eastAsia="Times New Roman" w:hAnsiTheme="minorHAnsi" w:cs="Arial"/>
          <w:color w:val="191919"/>
          <w:sz w:val="24"/>
          <w:szCs w:val="24"/>
          <w:lang w:val="en-GB" w:eastAsia="en-GB"/>
        </w:rPr>
        <w:t>Environmental control</w:t>
      </w:r>
      <w:r w:rsidR="00F5782A">
        <w:rPr>
          <w:rFonts w:asciiTheme="minorHAnsi" w:eastAsia="Times New Roman" w:hAnsiTheme="minorHAnsi" w:cs="Arial"/>
          <w:color w:val="191919"/>
          <w:sz w:val="24"/>
          <w:szCs w:val="24"/>
          <w:lang w:val="en-GB" w:eastAsia="en-GB"/>
        </w:rPr>
        <w:t xml:space="preserve">, </w:t>
      </w:r>
      <w:r w:rsidR="001D20E6" w:rsidRPr="001D20E6">
        <w:rPr>
          <w:rFonts w:asciiTheme="minorHAnsi" w:eastAsia="Times New Roman" w:hAnsiTheme="minorHAnsi" w:cs="Arial"/>
          <w:color w:val="191919"/>
          <w:sz w:val="24"/>
          <w:szCs w:val="24"/>
          <w:lang w:val="en-GB" w:eastAsia="en-GB"/>
        </w:rPr>
        <w:t>Risks and exposure</w:t>
      </w:r>
      <w:r w:rsidR="00F5782A">
        <w:rPr>
          <w:rFonts w:asciiTheme="minorHAnsi" w:eastAsia="Times New Roman" w:hAnsiTheme="minorHAnsi" w:cs="Arial"/>
          <w:color w:val="191919"/>
          <w:sz w:val="24"/>
          <w:szCs w:val="24"/>
          <w:lang w:val="en-GB" w:eastAsia="en-GB"/>
        </w:rPr>
        <w:t xml:space="preserve"> for POPs and New POPs</w:t>
      </w:r>
    </w:p>
    <w:p w14:paraId="7D7C736E" w14:textId="77777777" w:rsidR="000A0C60" w:rsidRDefault="000A0C60" w:rsidP="001D20E6">
      <w:pPr>
        <w:shd w:val="clear" w:color="auto" w:fill="FFFFFF"/>
        <w:spacing w:before="75" w:after="75" w:line="270" w:lineRule="atLeast"/>
        <w:ind w:left="1304"/>
        <w:jc w:val="both"/>
        <w:rPr>
          <w:rFonts w:asciiTheme="minorHAnsi" w:eastAsia="Times New Roman" w:hAnsiTheme="minorHAnsi" w:cs="Arial"/>
          <w:color w:val="191919"/>
          <w:sz w:val="24"/>
          <w:szCs w:val="24"/>
          <w:lang w:val="en-GB" w:eastAsia="en-GB"/>
        </w:rPr>
      </w:pPr>
    </w:p>
    <w:p w14:paraId="2A65409E" w14:textId="6F7996DD" w:rsidR="00696208" w:rsidRPr="008B3BF1" w:rsidRDefault="00B11703" w:rsidP="008B3BF1">
      <w:pPr>
        <w:pStyle w:val="Listeafsnit"/>
        <w:numPr>
          <w:ilvl w:val="0"/>
          <w:numId w:val="20"/>
        </w:numPr>
        <w:shd w:val="clear" w:color="auto" w:fill="FFFFFF"/>
        <w:spacing w:before="75" w:after="75" w:line="270" w:lineRule="atLeast"/>
        <w:jc w:val="both"/>
        <w:rPr>
          <w:rFonts w:asciiTheme="minorHAnsi" w:eastAsia="Times New Roman" w:hAnsiTheme="minorHAnsi" w:cs="Arial"/>
          <w:b/>
          <w:color w:val="191919"/>
          <w:sz w:val="24"/>
          <w:szCs w:val="24"/>
          <w:lang w:val="en-GB" w:eastAsia="en-GB"/>
        </w:rPr>
      </w:pPr>
      <w:r w:rsidRPr="008B3BF1">
        <w:rPr>
          <w:rFonts w:asciiTheme="minorHAnsi" w:eastAsia="Times New Roman" w:hAnsiTheme="minorHAnsi" w:cs="Arial"/>
          <w:b/>
          <w:color w:val="191919"/>
          <w:sz w:val="24"/>
          <w:szCs w:val="24"/>
          <w:lang w:val="en-GB" w:eastAsia="en-GB"/>
        </w:rPr>
        <w:t xml:space="preserve">NEW </w:t>
      </w:r>
      <w:r w:rsidR="002C1507" w:rsidRPr="008B3BF1">
        <w:rPr>
          <w:rFonts w:asciiTheme="minorHAnsi" w:eastAsia="Times New Roman" w:hAnsiTheme="minorHAnsi" w:cs="Arial"/>
          <w:b/>
          <w:color w:val="191919"/>
          <w:sz w:val="24"/>
          <w:szCs w:val="24"/>
          <w:lang w:val="en-GB" w:eastAsia="en-GB"/>
        </w:rPr>
        <w:t xml:space="preserve">LISTED </w:t>
      </w:r>
      <w:r w:rsidRPr="008B3BF1">
        <w:rPr>
          <w:rFonts w:asciiTheme="minorHAnsi" w:eastAsia="Times New Roman" w:hAnsiTheme="minorHAnsi" w:cs="Arial"/>
          <w:b/>
          <w:color w:val="191919"/>
          <w:sz w:val="24"/>
          <w:szCs w:val="24"/>
          <w:lang w:val="en-GB" w:eastAsia="en-GB"/>
        </w:rPr>
        <w:t>POPs AND DIOXINS</w:t>
      </w:r>
    </w:p>
    <w:p w14:paraId="2AEB1A71" w14:textId="61561729" w:rsidR="00A45706" w:rsidRDefault="00A45706" w:rsidP="00CC5961">
      <w:pPr>
        <w:shd w:val="clear" w:color="auto" w:fill="FFFFFF"/>
        <w:spacing w:before="75" w:after="75" w:line="270" w:lineRule="atLeast"/>
        <w:jc w:val="both"/>
        <w:rPr>
          <w:rFonts w:asciiTheme="minorHAnsi" w:eastAsia="Times New Roman" w:hAnsiTheme="minorHAnsi" w:cs="Arial"/>
          <w:color w:val="191919"/>
          <w:sz w:val="24"/>
          <w:szCs w:val="24"/>
          <w:lang w:val="en-GB" w:eastAsia="en-GB"/>
        </w:rPr>
      </w:pPr>
      <w:r w:rsidRPr="006129B4">
        <w:rPr>
          <w:rFonts w:asciiTheme="minorHAnsi" w:eastAsia="Times New Roman" w:hAnsiTheme="minorHAnsi" w:cs="Arial"/>
          <w:color w:val="191919"/>
          <w:sz w:val="24"/>
          <w:szCs w:val="24"/>
          <w:lang w:val="en-GB" w:eastAsia="en-GB"/>
        </w:rPr>
        <w:t xml:space="preserve">Developments and experiences in the field of New </w:t>
      </w:r>
      <w:r w:rsidR="002C1507">
        <w:rPr>
          <w:rFonts w:asciiTheme="minorHAnsi" w:eastAsia="Times New Roman" w:hAnsiTheme="minorHAnsi" w:cs="Arial"/>
          <w:color w:val="191919"/>
          <w:sz w:val="24"/>
          <w:szCs w:val="24"/>
          <w:lang w:val="en-GB" w:eastAsia="en-GB"/>
        </w:rPr>
        <w:t xml:space="preserve">listed </w:t>
      </w:r>
      <w:r w:rsidRPr="006129B4">
        <w:rPr>
          <w:rFonts w:asciiTheme="minorHAnsi" w:eastAsia="Times New Roman" w:hAnsiTheme="minorHAnsi" w:cs="Arial"/>
          <w:color w:val="191919"/>
          <w:sz w:val="24"/>
          <w:szCs w:val="24"/>
          <w:lang w:val="en-GB" w:eastAsia="en-GB"/>
        </w:rPr>
        <w:t>POPs and Dioxins</w:t>
      </w:r>
    </w:p>
    <w:p w14:paraId="18621E6B" w14:textId="77777777" w:rsidR="00210B16" w:rsidRPr="000A0C60" w:rsidRDefault="00210B16" w:rsidP="000A0C60">
      <w:pPr>
        <w:shd w:val="clear" w:color="auto" w:fill="FFFFFF"/>
        <w:spacing w:after="0" w:line="240" w:lineRule="auto"/>
        <w:jc w:val="both"/>
        <w:rPr>
          <w:rFonts w:asciiTheme="minorHAnsi" w:eastAsia="Times New Roman" w:hAnsiTheme="minorHAnsi" w:cs="Arial"/>
          <w:sz w:val="16"/>
          <w:szCs w:val="16"/>
          <w:lang w:val="en-GB" w:eastAsia="en-GB"/>
        </w:rPr>
      </w:pPr>
    </w:p>
    <w:p w14:paraId="0735BFA6" w14:textId="36C4A223" w:rsidR="00A45706" w:rsidRPr="008B3BF1" w:rsidRDefault="00B11703" w:rsidP="008B3BF1">
      <w:pPr>
        <w:pStyle w:val="Listeafsnit"/>
        <w:numPr>
          <w:ilvl w:val="0"/>
          <w:numId w:val="20"/>
        </w:numPr>
        <w:shd w:val="clear" w:color="auto" w:fill="FFFFFF"/>
        <w:spacing w:before="75" w:after="75" w:line="270" w:lineRule="atLeast"/>
        <w:jc w:val="both"/>
        <w:rPr>
          <w:rFonts w:asciiTheme="minorHAnsi" w:eastAsia="Times New Roman" w:hAnsiTheme="minorHAnsi" w:cs="Arial"/>
          <w:b/>
          <w:color w:val="191919"/>
          <w:sz w:val="24"/>
          <w:szCs w:val="24"/>
          <w:lang w:val="en-GB" w:eastAsia="en-GB"/>
        </w:rPr>
      </w:pPr>
      <w:r w:rsidRPr="008B3BF1">
        <w:rPr>
          <w:rFonts w:asciiTheme="minorHAnsi" w:eastAsia="Times New Roman" w:hAnsiTheme="minorHAnsi" w:cs="Arial"/>
          <w:b/>
          <w:color w:val="191919"/>
          <w:sz w:val="24"/>
          <w:szCs w:val="24"/>
          <w:lang w:val="en-GB" w:eastAsia="en-GB"/>
        </w:rPr>
        <w:t xml:space="preserve">WASTE AND SOIL TECHNOLOGIES </w:t>
      </w:r>
    </w:p>
    <w:p w14:paraId="72EACDD1" w14:textId="78406564" w:rsidR="00A45706" w:rsidRDefault="00B11703" w:rsidP="00CC5961">
      <w:pPr>
        <w:shd w:val="clear" w:color="auto" w:fill="FFFFFF"/>
        <w:spacing w:before="75" w:after="75" w:line="270" w:lineRule="atLeast"/>
        <w:jc w:val="both"/>
        <w:rPr>
          <w:rFonts w:asciiTheme="minorHAnsi" w:eastAsia="Times New Roman" w:hAnsiTheme="minorHAnsi" w:cs="Arial"/>
          <w:color w:val="191919"/>
          <w:sz w:val="24"/>
          <w:szCs w:val="24"/>
          <w:lang w:val="en-GB" w:eastAsia="en-GB"/>
        </w:rPr>
      </w:pPr>
      <w:r w:rsidRPr="006129B4">
        <w:rPr>
          <w:rFonts w:asciiTheme="minorHAnsi" w:eastAsia="Times New Roman" w:hAnsiTheme="minorHAnsi" w:cs="Arial"/>
          <w:color w:val="191919"/>
          <w:sz w:val="24"/>
          <w:szCs w:val="24"/>
          <w:lang w:val="en-GB" w:eastAsia="en-GB"/>
        </w:rPr>
        <w:t>Waste Management experiences</w:t>
      </w:r>
      <w:r w:rsidR="008B3BF1">
        <w:rPr>
          <w:rFonts w:asciiTheme="minorHAnsi" w:eastAsia="Times New Roman" w:hAnsiTheme="minorHAnsi" w:cs="Arial"/>
          <w:color w:val="191919"/>
          <w:sz w:val="24"/>
          <w:szCs w:val="24"/>
          <w:lang w:val="en-GB" w:eastAsia="en-GB"/>
        </w:rPr>
        <w:t xml:space="preserve">, </w:t>
      </w:r>
      <w:r w:rsidR="00696208" w:rsidRPr="006129B4">
        <w:rPr>
          <w:rFonts w:asciiTheme="minorHAnsi" w:eastAsia="Times New Roman" w:hAnsiTheme="minorHAnsi" w:cs="Arial"/>
          <w:color w:val="191919"/>
          <w:sz w:val="24"/>
          <w:szCs w:val="24"/>
          <w:lang w:val="en-GB" w:eastAsia="en-GB"/>
        </w:rPr>
        <w:t>Destruction technologies</w:t>
      </w:r>
      <w:r w:rsidR="008B3BF1">
        <w:rPr>
          <w:rFonts w:asciiTheme="minorHAnsi" w:eastAsia="Times New Roman" w:hAnsiTheme="minorHAnsi" w:cs="Arial"/>
          <w:color w:val="191919"/>
          <w:sz w:val="24"/>
          <w:szCs w:val="24"/>
          <w:lang w:val="en-GB" w:eastAsia="en-GB"/>
        </w:rPr>
        <w:t xml:space="preserve">, </w:t>
      </w:r>
      <w:r w:rsidR="00696208" w:rsidRPr="006129B4">
        <w:rPr>
          <w:rFonts w:asciiTheme="minorHAnsi" w:eastAsia="Times New Roman" w:hAnsiTheme="minorHAnsi" w:cs="Arial"/>
          <w:color w:val="191919"/>
          <w:sz w:val="24"/>
          <w:szCs w:val="24"/>
          <w:lang w:val="en-GB" w:eastAsia="en-GB"/>
        </w:rPr>
        <w:t>In-Situ remediation technologies</w:t>
      </w:r>
      <w:r w:rsidR="008B3BF1">
        <w:rPr>
          <w:rFonts w:asciiTheme="minorHAnsi" w:eastAsia="Times New Roman" w:hAnsiTheme="minorHAnsi" w:cs="Arial"/>
          <w:color w:val="191919"/>
          <w:sz w:val="24"/>
          <w:szCs w:val="24"/>
          <w:lang w:val="en-GB" w:eastAsia="en-GB"/>
        </w:rPr>
        <w:t xml:space="preserve">, </w:t>
      </w:r>
      <w:r w:rsidR="006B3C0B">
        <w:rPr>
          <w:rFonts w:asciiTheme="minorHAnsi" w:eastAsia="Times New Roman" w:hAnsiTheme="minorHAnsi" w:cs="Arial"/>
          <w:color w:val="191919"/>
          <w:sz w:val="24"/>
          <w:szCs w:val="24"/>
          <w:lang w:val="en-GB" w:eastAsia="en-GB"/>
        </w:rPr>
        <w:t>Application of innovative</w:t>
      </w:r>
      <w:r w:rsidR="00696208" w:rsidRPr="006129B4">
        <w:rPr>
          <w:rFonts w:asciiTheme="minorHAnsi" w:eastAsia="Times New Roman" w:hAnsiTheme="minorHAnsi" w:cs="Arial"/>
          <w:color w:val="191919"/>
          <w:sz w:val="24"/>
          <w:szCs w:val="24"/>
          <w:lang w:val="en-GB" w:eastAsia="en-GB"/>
        </w:rPr>
        <w:t xml:space="preserve"> technologies</w:t>
      </w:r>
      <w:r w:rsidR="006B3C0B">
        <w:rPr>
          <w:rFonts w:asciiTheme="minorHAnsi" w:eastAsia="Times New Roman" w:hAnsiTheme="minorHAnsi" w:cs="Arial"/>
          <w:color w:val="191919"/>
          <w:sz w:val="24"/>
          <w:szCs w:val="24"/>
          <w:lang w:val="en-GB" w:eastAsia="en-GB"/>
        </w:rPr>
        <w:t xml:space="preserve"> fulfilling requirements of circular economy </w:t>
      </w:r>
    </w:p>
    <w:p w14:paraId="34E6AF55" w14:textId="77777777" w:rsidR="00210B16" w:rsidRPr="000A0C60" w:rsidRDefault="00210B16" w:rsidP="000A0C60">
      <w:pPr>
        <w:shd w:val="clear" w:color="auto" w:fill="FFFFFF"/>
        <w:spacing w:after="0" w:line="240" w:lineRule="auto"/>
        <w:jc w:val="both"/>
        <w:rPr>
          <w:rFonts w:asciiTheme="minorHAnsi" w:eastAsia="Times New Roman" w:hAnsiTheme="minorHAnsi" w:cs="Arial"/>
          <w:sz w:val="16"/>
          <w:szCs w:val="16"/>
          <w:lang w:val="en-GB" w:eastAsia="en-GB"/>
        </w:rPr>
      </w:pPr>
    </w:p>
    <w:p w14:paraId="10E112A5" w14:textId="0348E51F" w:rsidR="0042297D" w:rsidRPr="008B3BF1" w:rsidRDefault="00FC095E" w:rsidP="008B3BF1">
      <w:pPr>
        <w:pStyle w:val="Listeafsnit"/>
        <w:numPr>
          <w:ilvl w:val="0"/>
          <w:numId w:val="20"/>
        </w:numPr>
        <w:shd w:val="clear" w:color="auto" w:fill="FFFFFF"/>
        <w:spacing w:before="75" w:after="75" w:line="270" w:lineRule="atLeast"/>
        <w:jc w:val="both"/>
        <w:rPr>
          <w:rFonts w:asciiTheme="minorHAnsi" w:eastAsia="Times New Roman" w:hAnsiTheme="minorHAnsi" w:cs="Arial"/>
          <w:b/>
          <w:color w:val="191919"/>
          <w:sz w:val="24"/>
          <w:szCs w:val="24"/>
          <w:lang w:val="en-GB" w:eastAsia="en-GB"/>
        </w:rPr>
      </w:pPr>
      <w:r w:rsidRPr="008B3BF1">
        <w:rPr>
          <w:rFonts w:asciiTheme="minorHAnsi" w:eastAsia="Times New Roman" w:hAnsiTheme="minorHAnsi" w:cs="Arial"/>
          <w:b/>
          <w:color w:val="191919"/>
          <w:sz w:val="24"/>
          <w:szCs w:val="24"/>
          <w:lang w:val="en-GB" w:eastAsia="en-GB"/>
        </w:rPr>
        <w:t xml:space="preserve">PCB </w:t>
      </w:r>
      <w:r w:rsidRPr="008B3BF1">
        <w:rPr>
          <w:rFonts w:asciiTheme="minorHAnsi" w:eastAsia="Times New Roman" w:hAnsiTheme="minorHAnsi" w:cs="Arial"/>
          <w:b/>
          <w:color w:val="000000" w:themeColor="text1"/>
          <w:sz w:val="24"/>
          <w:szCs w:val="24"/>
          <w:lang w:val="en-GB" w:eastAsia="en-GB"/>
        </w:rPr>
        <w:t>MANAGEMENT</w:t>
      </w:r>
      <w:r w:rsidR="00950A06" w:rsidRPr="008B3BF1">
        <w:rPr>
          <w:rFonts w:asciiTheme="minorHAnsi" w:eastAsia="Times New Roman" w:hAnsiTheme="minorHAnsi" w:cs="Arial"/>
          <w:b/>
          <w:color w:val="FF0000"/>
          <w:sz w:val="24"/>
          <w:szCs w:val="24"/>
          <w:lang w:val="en-GB" w:eastAsia="en-GB"/>
        </w:rPr>
        <w:t xml:space="preserve">    </w:t>
      </w:r>
    </w:p>
    <w:p w14:paraId="6F7A40E1" w14:textId="33029054" w:rsidR="00210B16" w:rsidRDefault="008B3BF1" w:rsidP="000A0C60">
      <w:pPr>
        <w:shd w:val="clear" w:color="auto" w:fill="FFFFFF"/>
        <w:spacing w:after="0" w:line="240" w:lineRule="auto"/>
        <w:jc w:val="both"/>
        <w:rPr>
          <w:rFonts w:asciiTheme="minorHAnsi" w:eastAsia="Times New Roman" w:hAnsiTheme="minorHAnsi" w:cs="Arial"/>
          <w:sz w:val="24"/>
          <w:szCs w:val="24"/>
          <w:lang w:val="en-GB" w:eastAsia="en-GB"/>
        </w:rPr>
      </w:pPr>
      <w:r w:rsidRPr="00B50DE9">
        <w:rPr>
          <w:rFonts w:asciiTheme="minorHAnsi" w:eastAsia="Times New Roman" w:hAnsiTheme="minorHAnsi" w:cs="Arial"/>
          <w:sz w:val="24"/>
          <w:szCs w:val="24"/>
          <w:lang w:val="en-GB" w:eastAsia="en-GB"/>
        </w:rPr>
        <w:t xml:space="preserve">Progress achievements on cleaning up PCB in 2028. </w:t>
      </w:r>
      <w:r w:rsidR="006B3C0B">
        <w:rPr>
          <w:rFonts w:asciiTheme="minorHAnsi" w:eastAsia="Times New Roman" w:hAnsiTheme="minorHAnsi" w:cs="Arial"/>
          <w:sz w:val="24"/>
          <w:szCs w:val="24"/>
          <w:lang w:val="en-GB" w:eastAsia="en-GB"/>
        </w:rPr>
        <w:t xml:space="preserve">Barriers to be taken to fulfil 2028 </w:t>
      </w:r>
      <w:r w:rsidR="00C97047">
        <w:rPr>
          <w:rFonts w:asciiTheme="minorHAnsi" w:eastAsia="Times New Roman" w:hAnsiTheme="minorHAnsi" w:cs="Arial"/>
          <w:sz w:val="24"/>
          <w:szCs w:val="24"/>
          <w:lang w:val="en-GB" w:eastAsia="en-GB"/>
        </w:rPr>
        <w:t>removal and destruction</w:t>
      </w:r>
      <w:r w:rsidR="006B3C0B">
        <w:rPr>
          <w:rFonts w:asciiTheme="minorHAnsi" w:eastAsia="Times New Roman" w:hAnsiTheme="minorHAnsi" w:cs="Arial"/>
          <w:sz w:val="24"/>
          <w:szCs w:val="24"/>
          <w:lang w:val="en-GB" w:eastAsia="en-GB"/>
        </w:rPr>
        <w:t xml:space="preserve"> </w:t>
      </w:r>
      <w:r w:rsidR="00B50DE9" w:rsidRPr="00B50DE9">
        <w:rPr>
          <w:rFonts w:asciiTheme="minorHAnsi" w:eastAsia="Times New Roman" w:hAnsiTheme="minorHAnsi" w:cs="Arial"/>
          <w:sz w:val="24"/>
          <w:szCs w:val="24"/>
          <w:lang w:val="en-GB" w:eastAsia="en-GB"/>
        </w:rPr>
        <w:t>Technologies implementation</w:t>
      </w:r>
    </w:p>
    <w:p w14:paraId="78F04D70" w14:textId="77777777" w:rsidR="00D86F9E" w:rsidRPr="00B50DE9" w:rsidDel="00AA3E8C" w:rsidRDefault="00D86F9E" w:rsidP="000A0C60">
      <w:pPr>
        <w:shd w:val="clear" w:color="auto" w:fill="FFFFFF"/>
        <w:spacing w:after="0" w:line="240" w:lineRule="auto"/>
        <w:jc w:val="both"/>
        <w:rPr>
          <w:del w:id="54" w:author="John Vijgen" w:date="2022-04-07T18:39:00Z"/>
          <w:rFonts w:asciiTheme="minorHAnsi" w:eastAsia="Times New Roman" w:hAnsiTheme="minorHAnsi" w:cs="Arial"/>
          <w:sz w:val="24"/>
          <w:szCs w:val="24"/>
          <w:lang w:val="en-GB" w:eastAsia="en-GB"/>
        </w:rPr>
      </w:pPr>
    </w:p>
    <w:p w14:paraId="65C936DF" w14:textId="26912C0E" w:rsidR="00D86F9E" w:rsidRPr="00D86F9E" w:rsidRDefault="001D20E6" w:rsidP="00D86F9E">
      <w:pPr>
        <w:pStyle w:val="Listeafsnit"/>
        <w:numPr>
          <w:ilvl w:val="0"/>
          <w:numId w:val="20"/>
        </w:numPr>
        <w:shd w:val="clear" w:color="auto" w:fill="FFFFFF"/>
        <w:spacing w:before="75" w:after="75" w:line="270" w:lineRule="atLeast"/>
        <w:jc w:val="both"/>
        <w:rPr>
          <w:rFonts w:asciiTheme="minorHAnsi" w:hAnsiTheme="minorHAnsi"/>
          <w:sz w:val="24"/>
          <w:szCs w:val="24"/>
          <w:lang w:val="en-GB"/>
        </w:rPr>
      </w:pPr>
      <w:r w:rsidRPr="00B50DE9">
        <w:rPr>
          <w:rFonts w:asciiTheme="minorHAnsi" w:hAnsiTheme="minorHAnsi"/>
          <w:b/>
          <w:sz w:val="24"/>
          <w:szCs w:val="24"/>
          <w:lang w:val="en-GB"/>
        </w:rPr>
        <w:t>SOIL BIOREMEDIATION</w:t>
      </w:r>
    </w:p>
    <w:p w14:paraId="6B8EB882" w14:textId="083E7753" w:rsidR="00642E72" w:rsidRDefault="0030313B" w:rsidP="00650B96">
      <w:pPr>
        <w:shd w:val="clear" w:color="auto" w:fill="FFFFFF"/>
        <w:spacing w:after="0" w:line="240" w:lineRule="auto"/>
        <w:jc w:val="both"/>
        <w:outlineLvl w:val="2"/>
        <w:rPr>
          <w:rFonts w:asciiTheme="minorHAnsi" w:eastAsia="Times New Roman" w:hAnsiTheme="minorHAnsi" w:cs="Arial"/>
          <w:color w:val="191919"/>
          <w:sz w:val="24"/>
          <w:szCs w:val="24"/>
          <w:lang w:val="en-GB" w:eastAsia="en-GB"/>
        </w:rPr>
      </w:pPr>
      <w:r w:rsidRPr="0030313B">
        <w:rPr>
          <w:rFonts w:asciiTheme="minorHAnsi" w:eastAsia="Times New Roman" w:hAnsiTheme="minorHAnsi" w:cs="Arial"/>
          <w:color w:val="191919"/>
          <w:sz w:val="24"/>
          <w:szCs w:val="24"/>
          <w:lang w:val="en-GB" w:eastAsia="en-GB"/>
        </w:rPr>
        <w:t>Implementation of measures</w:t>
      </w:r>
      <w:r w:rsidR="006B3C0B">
        <w:rPr>
          <w:rFonts w:asciiTheme="minorHAnsi" w:eastAsia="Times New Roman" w:hAnsiTheme="minorHAnsi" w:cs="Arial"/>
          <w:color w:val="191919"/>
          <w:sz w:val="24"/>
          <w:szCs w:val="24"/>
          <w:lang w:val="en-GB" w:eastAsia="en-GB"/>
        </w:rPr>
        <w:t xml:space="preserve">, </w:t>
      </w:r>
      <w:r w:rsidRPr="0030313B">
        <w:rPr>
          <w:rFonts w:asciiTheme="minorHAnsi" w:eastAsia="Times New Roman" w:hAnsiTheme="minorHAnsi" w:cs="Arial"/>
          <w:color w:val="191919"/>
          <w:sz w:val="24"/>
          <w:szCs w:val="24"/>
          <w:lang w:val="en-GB" w:eastAsia="en-GB"/>
        </w:rPr>
        <w:t>Elimination of barriers of by administrators</w:t>
      </w:r>
      <w:r w:rsidR="006B3C0B">
        <w:rPr>
          <w:rFonts w:asciiTheme="minorHAnsi" w:eastAsia="Times New Roman" w:hAnsiTheme="minorHAnsi" w:cs="Arial"/>
          <w:color w:val="191919"/>
          <w:sz w:val="24"/>
          <w:szCs w:val="24"/>
          <w:lang w:val="en-GB" w:eastAsia="en-GB"/>
        </w:rPr>
        <w:t xml:space="preserve">, </w:t>
      </w:r>
      <w:r w:rsidRPr="0030313B">
        <w:rPr>
          <w:rFonts w:asciiTheme="minorHAnsi" w:eastAsia="Times New Roman" w:hAnsiTheme="minorHAnsi" w:cs="Arial"/>
          <w:color w:val="191919"/>
          <w:sz w:val="24"/>
          <w:szCs w:val="24"/>
          <w:lang w:val="en-GB" w:eastAsia="en-GB"/>
        </w:rPr>
        <w:t>New</w:t>
      </w:r>
      <w:r w:rsidR="002D3E23">
        <w:rPr>
          <w:rFonts w:asciiTheme="minorHAnsi" w:eastAsia="Times New Roman" w:hAnsiTheme="minorHAnsi" w:cs="Arial"/>
          <w:color w:val="191919"/>
          <w:sz w:val="24"/>
          <w:szCs w:val="24"/>
          <w:lang w:val="en-GB" w:eastAsia="en-GB"/>
        </w:rPr>
        <w:t>est full-scale and small scale</w:t>
      </w:r>
      <w:r w:rsidRPr="0030313B">
        <w:rPr>
          <w:rFonts w:asciiTheme="minorHAnsi" w:eastAsia="Times New Roman" w:hAnsiTheme="minorHAnsi" w:cs="Arial"/>
          <w:color w:val="191919"/>
          <w:sz w:val="24"/>
          <w:szCs w:val="24"/>
          <w:lang w:val="en-GB" w:eastAsia="en-GB"/>
        </w:rPr>
        <w:t xml:space="preserve"> developments</w:t>
      </w:r>
    </w:p>
    <w:p w14:paraId="761F7808" w14:textId="4A4986A1" w:rsidR="00D86F9E" w:rsidRDefault="00D86F9E" w:rsidP="00650B96">
      <w:pPr>
        <w:shd w:val="clear" w:color="auto" w:fill="FFFFFF"/>
        <w:spacing w:after="0" w:line="240" w:lineRule="auto"/>
        <w:jc w:val="both"/>
        <w:outlineLvl w:val="2"/>
        <w:rPr>
          <w:rFonts w:asciiTheme="minorHAnsi" w:eastAsia="Times New Roman" w:hAnsiTheme="minorHAnsi" w:cs="Arial"/>
          <w:color w:val="191919"/>
          <w:sz w:val="24"/>
          <w:szCs w:val="24"/>
          <w:lang w:val="en-GB" w:eastAsia="en-GB"/>
        </w:rPr>
      </w:pPr>
    </w:p>
    <w:p w14:paraId="1EAB352E" w14:textId="77777777" w:rsidR="002152AC" w:rsidRPr="002152AC" w:rsidRDefault="002152AC" w:rsidP="002152AC">
      <w:pPr>
        <w:numPr>
          <w:ilvl w:val="0"/>
          <w:numId w:val="20"/>
        </w:numPr>
        <w:shd w:val="clear" w:color="auto" w:fill="FFFFFF"/>
        <w:spacing w:before="75" w:after="75" w:line="270" w:lineRule="atLeast"/>
        <w:contextualSpacing/>
        <w:jc w:val="both"/>
        <w:rPr>
          <w:rFonts w:asciiTheme="minorHAnsi" w:eastAsia="Times New Roman" w:hAnsiTheme="minorHAnsi" w:cs="Arial"/>
          <w:b/>
          <w:color w:val="191919"/>
          <w:sz w:val="24"/>
          <w:szCs w:val="24"/>
          <w:lang w:val="en-GB" w:eastAsia="en-GB"/>
        </w:rPr>
      </w:pPr>
      <w:r w:rsidRPr="002152AC">
        <w:rPr>
          <w:rFonts w:asciiTheme="minorHAnsi" w:eastAsia="Times New Roman" w:hAnsiTheme="minorHAnsi" w:cs="Arial"/>
          <w:b/>
          <w:color w:val="191919"/>
          <w:sz w:val="24"/>
          <w:szCs w:val="24"/>
          <w:lang w:val="en-GB" w:eastAsia="en-GB"/>
        </w:rPr>
        <w:t>HEALTH &amp; SAFETY BLOCK</w:t>
      </w:r>
    </w:p>
    <w:p w14:paraId="2923FAAE" w14:textId="77777777" w:rsidR="002152AC" w:rsidRPr="002152AC" w:rsidRDefault="002152AC" w:rsidP="002152AC">
      <w:pPr>
        <w:shd w:val="clear" w:color="auto" w:fill="FFFFFF"/>
        <w:spacing w:before="75" w:after="75" w:line="270" w:lineRule="atLeast"/>
        <w:jc w:val="both"/>
        <w:rPr>
          <w:rFonts w:asciiTheme="minorHAnsi" w:eastAsia="Times New Roman" w:hAnsiTheme="minorHAnsi" w:cs="Arial"/>
          <w:color w:val="191919"/>
          <w:sz w:val="24"/>
          <w:szCs w:val="24"/>
          <w:lang w:val="en-GB" w:eastAsia="en-GB"/>
        </w:rPr>
      </w:pPr>
      <w:r w:rsidRPr="002152AC">
        <w:rPr>
          <w:rFonts w:asciiTheme="minorHAnsi" w:eastAsia="Times New Roman" w:hAnsiTheme="minorHAnsi" w:cs="Arial"/>
          <w:color w:val="191919"/>
          <w:sz w:val="24"/>
          <w:szCs w:val="24"/>
          <w:lang w:val="en-GB" w:eastAsia="en-GB"/>
        </w:rPr>
        <w:t>Health and safety during works, Toxicology, Environmental control, Risks and exposure for POPs and New POPs</w:t>
      </w:r>
    </w:p>
    <w:p w14:paraId="6454BE4C" w14:textId="77777777" w:rsidR="002152AC" w:rsidRPr="002152AC" w:rsidRDefault="002152AC" w:rsidP="002152AC">
      <w:pPr>
        <w:shd w:val="clear" w:color="auto" w:fill="FFFFFF"/>
        <w:spacing w:before="75" w:after="75" w:line="270" w:lineRule="atLeast"/>
        <w:ind w:left="1304"/>
        <w:jc w:val="both"/>
        <w:rPr>
          <w:rFonts w:asciiTheme="minorHAnsi" w:eastAsia="Times New Roman" w:hAnsiTheme="minorHAnsi" w:cs="Arial"/>
          <w:color w:val="191919"/>
          <w:sz w:val="24"/>
          <w:szCs w:val="24"/>
          <w:lang w:val="en-GB" w:eastAsia="en-GB"/>
        </w:rPr>
      </w:pPr>
    </w:p>
    <w:p w14:paraId="221568B1" w14:textId="77777777" w:rsidR="002152AC" w:rsidRPr="002152AC" w:rsidRDefault="002152AC" w:rsidP="002152AC">
      <w:pPr>
        <w:numPr>
          <w:ilvl w:val="0"/>
          <w:numId w:val="20"/>
        </w:numPr>
        <w:shd w:val="clear" w:color="auto" w:fill="FFFFFF"/>
        <w:spacing w:before="75" w:after="75" w:line="270" w:lineRule="atLeast"/>
        <w:contextualSpacing/>
        <w:jc w:val="both"/>
        <w:rPr>
          <w:rFonts w:asciiTheme="minorHAnsi" w:eastAsia="Times New Roman" w:hAnsiTheme="minorHAnsi" w:cs="Arial"/>
          <w:b/>
          <w:color w:val="191919"/>
          <w:sz w:val="24"/>
          <w:szCs w:val="24"/>
          <w:lang w:val="en-GB" w:eastAsia="en-GB"/>
        </w:rPr>
      </w:pPr>
      <w:r w:rsidRPr="002152AC">
        <w:rPr>
          <w:rFonts w:asciiTheme="minorHAnsi" w:eastAsia="Times New Roman" w:hAnsiTheme="minorHAnsi" w:cs="Arial"/>
          <w:b/>
          <w:color w:val="191919"/>
          <w:sz w:val="24"/>
          <w:szCs w:val="24"/>
          <w:lang w:val="en-GB" w:eastAsia="en-GB"/>
        </w:rPr>
        <w:t>NEW LISTED POPs AND DIOXINS</w:t>
      </w:r>
    </w:p>
    <w:p w14:paraId="2A5E042D" w14:textId="77777777" w:rsidR="002152AC" w:rsidRPr="002152AC" w:rsidRDefault="002152AC" w:rsidP="002152AC">
      <w:pPr>
        <w:shd w:val="clear" w:color="auto" w:fill="FFFFFF"/>
        <w:spacing w:before="75" w:after="75" w:line="270" w:lineRule="atLeast"/>
        <w:jc w:val="both"/>
        <w:rPr>
          <w:rFonts w:asciiTheme="minorHAnsi" w:eastAsia="Times New Roman" w:hAnsiTheme="minorHAnsi" w:cs="Arial"/>
          <w:color w:val="191919"/>
          <w:sz w:val="24"/>
          <w:szCs w:val="24"/>
          <w:lang w:val="en-GB" w:eastAsia="en-GB"/>
        </w:rPr>
      </w:pPr>
      <w:r w:rsidRPr="002152AC">
        <w:rPr>
          <w:rFonts w:asciiTheme="minorHAnsi" w:eastAsia="Times New Roman" w:hAnsiTheme="minorHAnsi" w:cs="Arial"/>
          <w:color w:val="191919"/>
          <w:sz w:val="24"/>
          <w:szCs w:val="24"/>
          <w:lang w:val="en-GB" w:eastAsia="en-GB"/>
        </w:rPr>
        <w:t>Developments and experiences in the field of New listed POPs and Dioxins</w:t>
      </w:r>
    </w:p>
    <w:p w14:paraId="73D2FCD3" w14:textId="77777777" w:rsidR="002152AC" w:rsidRPr="002152AC" w:rsidRDefault="002152AC" w:rsidP="002152AC">
      <w:pPr>
        <w:shd w:val="clear" w:color="auto" w:fill="FFFFFF"/>
        <w:spacing w:after="0" w:line="240" w:lineRule="auto"/>
        <w:jc w:val="both"/>
        <w:rPr>
          <w:rFonts w:asciiTheme="minorHAnsi" w:eastAsia="Times New Roman" w:hAnsiTheme="minorHAnsi" w:cs="Arial"/>
          <w:sz w:val="16"/>
          <w:szCs w:val="16"/>
          <w:lang w:val="en-GB" w:eastAsia="en-GB"/>
        </w:rPr>
      </w:pPr>
    </w:p>
    <w:p w14:paraId="003A19A0" w14:textId="77777777" w:rsidR="002152AC" w:rsidRPr="002152AC" w:rsidRDefault="002152AC" w:rsidP="002152AC">
      <w:pPr>
        <w:numPr>
          <w:ilvl w:val="0"/>
          <w:numId w:val="20"/>
        </w:numPr>
        <w:shd w:val="clear" w:color="auto" w:fill="FFFFFF"/>
        <w:spacing w:before="75" w:after="75" w:line="270" w:lineRule="atLeast"/>
        <w:contextualSpacing/>
        <w:jc w:val="both"/>
        <w:rPr>
          <w:rFonts w:asciiTheme="minorHAnsi" w:eastAsia="Times New Roman" w:hAnsiTheme="minorHAnsi" w:cs="Arial"/>
          <w:b/>
          <w:color w:val="191919"/>
          <w:sz w:val="24"/>
          <w:szCs w:val="24"/>
          <w:lang w:val="en-GB" w:eastAsia="en-GB"/>
        </w:rPr>
      </w:pPr>
      <w:r w:rsidRPr="002152AC">
        <w:rPr>
          <w:rFonts w:asciiTheme="minorHAnsi" w:eastAsia="Times New Roman" w:hAnsiTheme="minorHAnsi" w:cs="Arial"/>
          <w:b/>
          <w:color w:val="191919"/>
          <w:sz w:val="24"/>
          <w:szCs w:val="24"/>
          <w:lang w:val="en-GB" w:eastAsia="en-GB"/>
        </w:rPr>
        <w:t xml:space="preserve">WASTE AND SOIL TECHNOLOGIES </w:t>
      </w:r>
    </w:p>
    <w:p w14:paraId="4FF5C30D" w14:textId="77777777" w:rsidR="002152AC" w:rsidRPr="002152AC" w:rsidRDefault="002152AC" w:rsidP="002152AC">
      <w:pPr>
        <w:shd w:val="clear" w:color="auto" w:fill="FFFFFF"/>
        <w:spacing w:before="75" w:after="75" w:line="270" w:lineRule="atLeast"/>
        <w:jc w:val="both"/>
        <w:rPr>
          <w:rFonts w:asciiTheme="minorHAnsi" w:eastAsia="Times New Roman" w:hAnsiTheme="minorHAnsi" w:cs="Arial"/>
          <w:color w:val="191919"/>
          <w:sz w:val="24"/>
          <w:szCs w:val="24"/>
          <w:lang w:val="en-GB" w:eastAsia="en-GB"/>
        </w:rPr>
      </w:pPr>
      <w:r w:rsidRPr="002152AC">
        <w:rPr>
          <w:rFonts w:asciiTheme="minorHAnsi" w:eastAsia="Times New Roman" w:hAnsiTheme="minorHAnsi" w:cs="Arial"/>
          <w:color w:val="191919"/>
          <w:sz w:val="24"/>
          <w:szCs w:val="24"/>
          <w:lang w:val="en-GB" w:eastAsia="en-GB"/>
        </w:rPr>
        <w:t xml:space="preserve">Waste Management experiences, Destruction technologies, In-Situ remediation technologies, Application of innovative technologies fulfilling requirements of circular economy </w:t>
      </w:r>
    </w:p>
    <w:p w14:paraId="22489ED8" w14:textId="77777777" w:rsidR="002152AC" w:rsidRPr="002152AC" w:rsidRDefault="002152AC" w:rsidP="002152AC">
      <w:pPr>
        <w:shd w:val="clear" w:color="auto" w:fill="FFFFFF"/>
        <w:spacing w:after="0" w:line="240" w:lineRule="auto"/>
        <w:jc w:val="both"/>
        <w:rPr>
          <w:rFonts w:asciiTheme="minorHAnsi" w:eastAsia="Times New Roman" w:hAnsiTheme="minorHAnsi" w:cs="Arial"/>
          <w:sz w:val="16"/>
          <w:szCs w:val="16"/>
          <w:lang w:val="en-GB" w:eastAsia="en-GB"/>
        </w:rPr>
      </w:pPr>
    </w:p>
    <w:p w14:paraId="57029384" w14:textId="77777777" w:rsidR="002152AC" w:rsidRPr="002152AC" w:rsidRDefault="002152AC" w:rsidP="002152AC">
      <w:pPr>
        <w:numPr>
          <w:ilvl w:val="0"/>
          <w:numId w:val="20"/>
        </w:numPr>
        <w:shd w:val="clear" w:color="auto" w:fill="FFFFFF"/>
        <w:spacing w:before="75" w:after="75" w:line="270" w:lineRule="atLeast"/>
        <w:contextualSpacing/>
        <w:jc w:val="both"/>
        <w:rPr>
          <w:rFonts w:asciiTheme="minorHAnsi" w:eastAsia="Times New Roman" w:hAnsiTheme="minorHAnsi" w:cs="Arial"/>
          <w:b/>
          <w:color w:val="191919"/>
          <w:sz w:val="24"/>
          <w:szCs w:val="24"/>
          <w:lang w:val="en-GB" w:eastAsia="en-GB"/>
        </w:rPr>
      </w:pPr>
      <w:r w:rsidRPr="002152AC">
        <w:rPr>
          <w:rFonts w:asciiTheme="minorHAnsi" w:eastAsia="Times New Roman" w:hAnsiTheme="minorHAnsi" w:cs="Arial"/>
          <w:b/>
          <w:color w:val="191919"/>
          <w:sz w:val="24"/>
          <w:szCs w:val="24"/>
          <w:lang w:val="en-GB" w:eastAsia="en-GB"/>
        </w:rPr>
        <w:t xml:space="preserve">PCB </w:t>
      </w:r>
      <w:r w:rsidRPr="002152AC">
        <w:rPr>
          <w:rFonts w:asciiTheme="minorHAnsi" w:eastAsia="Times New Roman" w:hAnsiTheme="minorHAnsi" w:cs="Arial"/>
          <w:b/>
          <w:color w:val="000000" w:themeColor="text1"/>
          <w:sz w:val="24"/>
          <w:szCs w:val="24"/>
          <w:lang w:val="en-GB" w:eastAsia="en-GB"/>
        </w:rPr>
        <w:t>MANAGEMENT</w:t>
      </w:r>
      <w:r w:rsidRPr="002152AC">
        <w:rPr>
          <w:rFonts w:asciiTheme="minorHAnsi" w:eastAsia="Times New Roman" w:hAnsiTheme="minorHAnsi" w:cs="Arial"/>
          <w:b/>
          <w:color w:val="FF0000"/>
          <w:sz w:val="24"/>
          <w:szCs w:val="24"/>
          <w:lang w:val="en-GB" w:eastAsia="en-GB"/>
        </w:rPr>
        <w:t xml:space="preserve">    </w:t>
      </w:r>
    </w:p>
    <w:p w14:paraId="18E220FF" w14:textId="5C65AC4C" w:rsidR="002152AC" w:rsidRPr="002152AC" w:rsidRDefault="002152AC" w:rsidP="002152AC">
      <w:pPr>
        <w:shd w:val="clear" w:color="auto" w:fill="FFFFFF"/>
        <w:spacing w:after="0" w:line="240" w:lineRule="auto"/>
        <w:jc w:val="both"/>
        <w:rPr>
          <w:rFonts w:asciiTheme="minorHAnsi" w:eastAsia="Times New Roman" w:hAnsiTheme="minorHAnsi" w:cs="Arial"/>
          <w:sz w:val="24"/>
          <w:szCs w:val="24"/>
          <w:lang w:val="en-GB" w:eastAsia="en-GB"/>
        </w:rPr>
      </w:pPr>
      <w:r w:rsidRPr="002152AC">
        <w:rPr>
          <w:rFonts w:asciiTheme="minorHAnsi" w:eastAsia="Times New Roman" w:hAnsiTheme="minorHAnsi" w:cs="Arial"/>
          <w:sz w:val="24"/>
          <w:szCs w:val="24"/>
          <w:lang w:val="en-GB" w:eastAsia="en-GB"/>
        </w:rPr>
        <w:t xml:space="preserve">Progress achievements on cleaning up PCB in 2028. Barriers to be taken to fulfil 2028 </w:t>
      </w:r>
      <w:r>
        <w:rPr>
          <w:rFonts w:asciiTheme="minorHAnsi" w:eastAsia="Times New Roman" w:hAnsiTheme="minorHAnsi" w:cs="Arial"/>
          <w:sz w:val="24"/>
          <w:szCs w:val="24"/>
          <w:lang w:val="en-GB" w:eastAsia="en-GB"/>
        </w:rPr>
        <w:t>PCB treatment t</w:t>
      </w:r>
      <w:r w:rsidRPr="002152AC">
        <w:rPr>
          <w:rFonts w:asciiTheme="minorHAnsi" w:eastAsia="Times New Roman" w:hAnsiTheme="minorHAnsi" w:cs="Arial"/>
          <w:sz w:val="24"/>
          <w:szCs w:val="24"/>
          <w:lang w:val="en-GB" w:eastAsia="en-GB"/>
        </w:rPr>
        <w:t xml:space="preserve">echnologies </w:t>
      </w:r>
      <w:r>
        <w:rPr>
          <w:rFonts w:asciiTheme="minorHAnsi" w:eastAsia="Times New Roman" w:hAnsiTheme="minorHAnsi" w:cs="Arial"/>
          <w:sz w:val="24"/>
          <w:szCs w:val="24"/>
          <w:lang w:val="en-GB" w:eastAsia="en-GB"/>
        </w:rPr>
        <w:t xml:space="preserve">and </w:t>
      </w:r>
      <w:r w:rsidRPr="002152AC">
        <w:rPr>
          <w:rFonts w:asciiTheme="minorHAnsi" w:eastAsia="Times New Roman" w:hAnsiTheme="minorHAnsi" w:cs="Arial"/>
          <w:sz w:val="24"/>
          <w:szCs w:val="24"/>
          <w:lang w:val="en-GB" w:eastAsia="en-GB"/>
        </w:rPr>
        <w:t>implementation</w:t>
      </w:r>
    </w:p>
    <w:p w14:paraId="36189BA6" w14:textId="77777777" w:rsidR="002152AC" w:rsidRPr="002152AC" w:rsidDel="00AA3E8C" w:rsidRDefault="002152AC" w:rsidP="002152AC">
      <w:pPr>
        <w:shd w:val="clear" w:color="auto" w:fill="FFFFFF"/>
        <w:spacing w:after="0" w:line="240" w:lineRule="auto"/>
        <w:jc w:val="both"/>
        <w:rPr>
          <w:del w:id="55" w:author="John Vijgen" w:date="2022-04-07T18:39:00Z"/>
          <w:rFonts w:asciiTheme="minorHAnsi" w:eastAsia="Times New Roman" w:hAnsiTheme="minorHAnsi" w:cs="Arial"/>
          <w:sz w:val="24"/>
          <w:szCs w:val="24"/>
          <w:lang w:val="en-GB" w:eastAsia="en-GB"/>
        </w:rPr>
      </w:pPr>
    </w:p>
    <w:p w14:paraId="6917EDF1" w14:textId="77777777" w:rsidR="002152AC" w:rsidRPr="002152AC" w:rsidRDefault="002152AC" w:rsidP="002152AC">
      <w:pPr>
        <w:numPr>
          <w:ilvl w:val="0"/>
          <w:numId w:val="20"/>
        </w:numPr>
        <w:shd w:val="clear" w:color="auto" w:fill="FFFFFF"/>
        <w:spacing w:before="75" w:after="75" w:line="270" w:lineRule="atLeast"/>
        <w:contextualSpacing/>
        <w:jc w:val="both"/>
        <w:rPr>
          <w:rFonts w:asciiTheme="minorHAnsi" w:hAnsiTheme="minorHAnsi"/>
          <w:sz w:val="24"/>
          <w:szCs w:val="24"/>
          <w:lang w:val="en-GB"/>
        </w:rPr>
      </w:pPr>
      <w:r w:rsidRPr="002152AC">
        <w:rPr>
          <w:rFonts w:asciiTheme="minorHAnsi" w:hAnsiTheme="minorHAnsi"/>
          <w:b/>
          <w:sz w:val="24"/>
          <w:szCs w:val="24"/>
          <w:lang w:val="en-GB"/>
        </w:rPr>
        <w:t>SOIL BIOREMEDIATION</w:t>
      </w:r>
    </w:p>
    <w:p w14:paraId="5610310F" w14:textId="77777777" w:rsidR="002152AC" w:rsidRPr="002152AC" w:rsidRDefault="002152AC" w:rsidP="002152AC">
      <w:pPr>
        <w:shd w:val="clear" w:color="auto" w:fill="FFFFFF"/>
        <w:spacing w:after="0" w:line="240" w:lineRule="auto"/>
        <w:jc w:val="both"/>
        <w:outlineLvl w:val="2"/>
        <w:rPr>
          <w:rFonts w:asciiTheme="minorHAnsi" w:eastAsia="Times New Roman" w:hAnsiTheme="minorHAnsi" w:cs="Arial"/>
          <w:color w:val="191919"/>
          <w:sz w:val="24"/>
          <w:szCs w:val="24"/>
          <w:lang w:val="en-GB" w:eastAsia="en-GB"/>
        </w:rPr>
      </w:pPr>
      <w:r w:rsidRPr="002152AC">
        <w:rPr>
          <w:rFonts w:asciiTheme="minorHAnsi" w:eastAsia="Times New Roman" w:hAnsiTheme="minorHAnsi" w:cs="Arial"/>
          <w:color w:val="191919"/>
          <w:sz w:val="24"/>
          <w:szCs w:val="24"/>
          <w:lang w:val="en-GB" w:eastAsia="en-GB"/>
        </w:rPr>
        <w:t xml:space="preserve">Implementation of measures, Elimination of barriers of by administrators, </w:t>
      </w:r>
      <w:proofErr w:type="gramStart"/>
      <w:r w:rsidRPr="002152AC">
        <w:rPr>
          <w:rFonts w:asciiTheme="minorHAnsi" w:eastAsia="Times New Roman" w:hAnsiTheme="minorHAnsi" w:cs="Arial"/>
          <w:color w:val="191919"/>
          <w:sz w:val="24"/>
          <w:szCs w:val="24"/>
          <w:lang w:val="en-GB" w:eastAsia="en-GB"/>
        </w:rPr>
        <w:t>New</w:t>
      </w:r>
      <w:proofErr w:type="gramEnd"/>
      <w:r w:rsidRPr="002152AC">
        <w:rPr>
          <w:rFonts w:asciiTheme="minorHAnsi" w:eastAsia="Times New Roman" w:hAnsiTheme="minorHAnsi" w:cs="Arial"/>
          <w:color w:val="191919"/>
          <w:sz w:val="24"/>
          <w:szCs w:val="24"/>
          <w:lang w:val="en-GB" w:eastAsia="en-GB"/>
        </w:rPr>
        <w:t xml:space="preserve"> developments</w:t>
      </w:r>
    </w:p>
    <w:p w14:paraId="387CF659" w14:textId="77777777" w:rsidR="002152AC" w:rsidRPr="00650B96" w:rsidRDefault="002152AC" w:rsidP="00650B96">
      <w:pPr>
        <w:shd w:val="clear" w:color="auto" w:fill="FFFFFF"/>
        <w:spacing w:after="0" w:line="240" w:lineRule="auto"/>
        <w:jc w:val="both"/>
        <w:outlineLvl w:val="2"/>
        <w:rPr>
          <w:rFonts w:asciiTheme="minorHAnsi" w:eastAsia="Times New Roman" w:hAnsiTheme="minorHAnsi" w:cs="Arial"/>
          <w:color w:val="191919"/>
          <w:sz w:val="24"/>
          <w:szCs w:val="24"/>
          <w:lang w:val="en-GB" w:eastAsia="en-GB"/>
        </w:rPr>
      </w:pPr>
    </w:p>
    <w:p w14:paraId="359E10A3" w14:textId="6680DB62" w:rsidR="00642E72" w:rsidRDefault="00642E72" w:rsidP="002F324A">
      <w:pPr>
        <w:pStyle w:val="Listeafsnit"/>
        <w:numPr>
          <w:ilvl w:val="0"/>
          <w:numId w:val="20"/>
        </w:numPr>
        <w:rPr>
          <w:rFonts w:eastAsia="Times New Roman" w:cs="Calibri"/>
          <w:b/>
          <w:color w:val="191919"/>
          <w:sz w:val="24"/>
          <w:szCs w:val="24"/>
          <w:lang w:val="en-GB" w:eastAsia="en-GB"/>
        </w:rPr>
      </w:pPr>
      <w:r w:rsidRPr="00650B96">
        <w:rPr>
          <w:rFonts w:eastAsia="Times New Roman" w:cs="Calibri"/>
          <w:b/>
          <w:color w:val="191919"/>
          <w:sz w:val="24"/>
          <w:szCs w:val="24"/>
          <w:lang w:val="en-GB" w:eastAsia="en-GB"/>
        </w:rPr>
        <w:t xml:space="preserve">USE PASSIVE SAMPLING TECHNIQUE FOR TRACING ORGANIC CONTAMINANTS FROM WASTER AND AMBIANT AIR </w:t>
      </w:r>
    </w:p>
    <w:p w14:paraId="786D2BD8" w14:textId="77777777" w:rsidR="002F324A" w:rsidRPr="002F324A" w:rsidRDefault="002F324A" w:rsidP="002F324A">
      <w:pPr>
        <w:pStyle w:val="Listeafsnit"/>
        <w:numPr>
          <w:ilvl w:val="0"/>
          <w:numId w:val="20"/>
        </w:numPr>
        <w:rPr>
          <w:rFonts w:eastAsia="Times New Roman" w:cs="Calibri"/>
          <w:b/>
          <w:color w:val="191919"/>
          <w:sz w:val="24"/>
          <w:szCs w:val="24"/>
          <w:lang w:val="en-GB" w:eastAsia="en-GB"/>
        </w:rPr>
      </w:pPr>
    </w:p>
    <w:p w14:paraId="20A8FEC9" w14:textId="1CB16082" w:rsidR="00650B96" w:rsidRPr="002F324A" w:rsidRDefault="00642E72" w:rsidP="002F324A">
      <w:pPr>
        <w:pStyle w:val="Listeafsnit"/>
        <w:numPr>
          <w:ilvl w:val="0"/>
          <w:numId w:val="20"/>
        </w:numPr>
        <w:shd w:val="clear" w:color="auto" w:fill="FFFFFF"/>
        <w:spacing w:before="75" w:after="75" w:line="270" w:lineRule="atLeast"/>
        <w:rPr>
          <w:rFonts w:asciiTheme="minorHAnsi" w:eastAsia="Times New Roman" w:hAnsiTheme="minorHAnsi" w:cstheme="minorHAnsi"/>
          <w:color w:val="191919"/>
          <w:sz w:val="24"/>
          <w:szCs w:val="24"/>
          <w:lang w:val="en-GB" w:eastAsia="en-GB"/>
        </w:rPr>
      </w:pPr>
      <w:r w:rsidRPr="00650B96">
        <w:rPr>
          <w:rFonts w:asciiTheme="minorHAnsi" w:eastAsia="Times New Roman" w:hAnsiTheme="minorHAnsi" w:cstheme="minorHAnsi"/>
          <w:b/>
          <w:color w:val="191919"/>
          <w:sz w:val="24"/>
          <w:szCs w:val="24"/>
          <w:lang w:val="en-GB" w:eastAsia="en-GB"/>
        </w:rPr>
        <w:t xml:space="preserve">DEVELOPMENTS ON COUNTERFEIT PESTICIDES AND EMPTY CONTAINERS, IMPROVEMENT ON PESTICIDES </w:t>
      </w:r>
    </w:p>
    <w:p w14:paraId="2B498097" w14:textId="77777777" w:rsidR="00AB7489" w:rsidRPr="00650B96" w:rsidRDefault="00AB7489" w:rsidP="00650B96">
      <w:pPr>
        <w:pStyle w:val="Listeafsnit"/>
        <w:tabs>
          <w:tab w:val="left" w:pos="3802"/>
        </w:tabs>
        <w:rPr>
          <w:rFonts w:asciiTheme="minorHAnsi" w:eastAsia="Times New Roman" w:hAnsiTheme="minorHAnsi" w:cstheme="minorHAnsi"/>
          <w:b/>
          <w:color w:val="191919"/>
          <w:sz w:val="24"/>
          <w:szCs w:val="24"/>
          <w:lang w:val="en-GB" w:eastAsia="en-GB"/>
        </w:rPr>
      </w:pPr>
    </w:p>
    <w:p w14:paraId="6F73E3F1" w14:textId="292222DC" w:rsidR="00E66503" w:rsidRPr="002152AC" w:rsidRDefault="00642E72" w:rsidP="002152AC">
      <w:pPr>
        <w:pStyle w:val="Listeafsnit"/>
        <w:numPr>
          <w:ilvl w:val="0"/>
          <w:numId w:val="20"/>
        </w:numPr>
        <w:shd w:val="clear" w:color="auto" w:fill="FFFFFF"/>
        <w:spacing w:before="75" w:after="75" w:line="270" w:lineRule="atLeast"/>
        <w:rPr>
          <w:rFonts w:asciiTheme="minorHAnsi" w:eastAsia="Times New Roman" w:hAnsiTheme="minorHAnsi" w:cstheme="minorHAnsi"/>
          <w:color w:val="191919"/>
          <w:sz w:val="24"/>
          <w:szCs w:val="24"/>
          <w:lang w:val="en-GB" w:eastAsia="en-GB"/>
        </w:rPr>
      </w:pPr>
      <w:r w:rsidRPr="00650B96">
        <w:rPr>
          <w:rFonts w:asciiTheme="minorHAnsi" w:eastAsia="Times New Roman" w:hAnsiTheme="minorHAnsi" w:cstheme="minorHAnsi"/>
          <w:b/>
          <w:color w:val="191919"/>
          <w:sz w:val="24"/>
          <w:szCs w:val="24"/>
          <w:lang w:val="en-GB" w:eastAsia="en-GB"/>
        </w:rPr>
        <w:t>MANAGEMENT</w:t>
      </w:r>
      <w:r w:rsidR="00314049" w:rsidRPr="00650B96">
        <w:rPr>
          <w:rStyle w:val="Svaghenvisning"/>
          <w:rFonts w:asciiTheme="minorHAnsi" w:hAnsiTheme="minorHAnsi" w:cstheme="minorHAnsi"/>
          <w:b/>
          <w:color w:val="auto"/>
          <w:sz w:val="24"/>
          <w:szCs w:val="24"/>
          <w:u w:val="none"/>
          <w:lang w:val="en-GB"/>
        </w:rPr>
        <w:t>S</w:t>
      </w:r>
      <w:r w:rsidR="00650B96" w:rsidRPr="00650B96">
        <w:rPr>
          <w:rStyle w:val="Svaghenvisning"/>
          <w:rFonts w:asciiTheme="minorHAnsi" w:hAnsiTheme="minorHAnsi" w:cstheme="minorHAnsi"/>
          <w:b/>
          <w:color w:val="auto"/>
          <w:sz w:val="24"/>
          <w:szCs w:val="24"/>
          <w:u w:val="none"/>
          <w:lang w:val="en-GB"/>
        </w:rPr>
        <w:t>USTAINABLE AGRICULTURE</w:t>
      </w:r>
      <w:r w:rsidR="00314049" w:rsidRPr="00650B96">
        <w:rPr>
          <w:rStyle w:val="Svaghenvisning"/>
          <w:rFonts w:asciiTheme="minorHAnsi" w:hAnsiTheme="minorHAnsi" w:cstheme="minorHAnsi"/>
          <w:b/>
          <w:bCs/>
          <w:color w:val="auto"/>
          <w:sz w:val="24"/>
          <w:szCs w:val="24"/>
          <w:u w:val="none"/>
          <w:lang w:val="en-GB"/>
        </w:rPr>
        <w:t>: I</w:t>
      </w:r>
      <w:r w:rsidR="00650B96" w:rsidRPr="00650B96">
        <w:rPr>
          <w:rStyle w:val="Svaghenvisning"/>
          <w:rFonts w:asciiTheme="minorHAnsi" w:hAnsiTheme="minorHAnsi" w:cstheme="minorHAnsi"/>
          <w:b/>
          <w:bCs/>
          <w:color w:val="auto"/>
          <w:sz w:val="24"/>
          <w:szCs w:val="24"/>
          <w:u w:val="none"/>
          <w:lang w:val="en-GB"/>
        </w:rPr>
        <w:t>NTEGRATED PEST MANAGEMENT AND ORGANIC AGRICULTURE</w:t>
      </w:r>
      <w:r w:rsidR="00314049" w:rsidRPr="00650B96">
        <w:rPr>
          <w:rStyle w:val="Svaghenvisning"/>
          <w:rFonts w:asciiTheme="minorHAnsi" w:hAnsiTheme="minorHAnsi" w:cstheme="minorHAnsi"/>
          <w:b/>
          <w:bCs/>
          <w:color w:val="auto"/>
          <w:sz w:val="24"/>
          <w:szCs w:val="24"/>
          <w:u w:val="none"/>
          <w:lang w:val="en-GB"/>
        </w:rPr>
        <w:t xml:space="preserve"> </w:t>
      </w:r>
    </w:p>
    <w:p w14:paraId="7B36F204" w14:textId="77777777" w:rsidR="00AB7489" w:rsidRPr="00650B96" w:rsidRDefault="00AB7489" w:rsidP="00DB6658">
      <w:pPr>
        <w:shd w:val="clear" w:color="auto" w:fill="FFFFFF"/>
        <w:spacing w:before="75" w:after="75" w:line="270" w:lineRule="atLeast"/>
        <w:jc w:val="both"/>
        <w:rPr>
          <w:rFonts w:asciiTheme="minorHAnsi" w:eastAsia="Times New Roman" w:hAnsiTheme="minorHAnsi" w:cs="Arial"/>
          <w:b/>
          <w:color w:val="191919"/>
          <w:sz w:val="24"/>
          <w:szCs w:val="24"/>
          <w:highlight w:val="yellow"/>
          <w:lang w:val="en-GB" w:eastAsia="en-GB"/>
        </w:rPr>
      </w:pPr>
    </w:p>
    <w:p w14:paraId="34DEC140" w14:textId="46A233AA" w:rsidR="00C447E0" w:rsidRPr="00650B96" w:rsidRDefault="003813F5" w:rsidP="00B50DE9">
      <w:pPr>
        <w:pStyle w:val="Listeafsnit"/>
        <w:numPr>
          <w:ilvl w:val="0"/>
          <w:numId w:val="20"/>
        </w:numPr>
        <w:shd w:val="clear" w:color="auto" w:fill="FFFFFF"/>
        <w:spacing w:before="75" w:after="75" w:line="270" w:lineRule="atLeast"/>
        <w:jc w:val="both"/>
        <w:rPr>
          <w:rFonts w:asciiTheme="minorHAnsi" w:eastAsia="Times New Roman" w:hAnsiTheme="minorHAnsi" w:cs="Arial"/>
          <w:b/>
          <w:color w:val="191919"/>
          <w:sz w:val="24"/>
          <w:szCs w:val="24"/>
          <w:lang w:val="en-GB" w:eastAsia="en-GB"/>
        </w:rPr>
      </w:pPr>
      <w:r w:rsidRPr="00650B96">
        <w:rPr>
          <w:rFonts w:asciiTheme="minorHAnsi" w:eastAsia="Times New Roman" w:hAnsiTheme="minorHAnsi" w:cs="Arial"/>
          <w:b/>
          <w:color w:val="191919"/>
          <w:sz w:val="24"/>
          <w:szCs w:val="24"/>
          <w:lang w:val="en-GB" w:eastAsia="en-GB"/>
        </w:rPr>
        <w:t>KEYNOTE</w:t>
      </w:r>
      <w:r w:rsidR="00282D58" w:rsidRPr="00650B96">
        <w:rPr>
          <w:rFonts w:asciiTheme="minorHAnsi" w:eastAsia="Times New Roman" w:hAnsiTheme="minorHAnsi" w:cs="Arial"/>
          <w:b/>
          <w:color w:val="191919"/>
          <w:sz w:val="24"/>
          <w:szCs w:val="24"/>
          <w:lang w:val="en-GB" w:eastAsia="en-GB"/>
        </w:rPr>
        <w:t xml:space="preserve"> SPEECHES</w:t>
      </w:r>
    </w:p>
    <w:p w14:paraId="37B42A91" w14:textId="77777777" w:rsidR="0025623D" w:rsidRPr="00650B96" w:rsidRDefault="0025623D" w:rsidP="0025623D">
      <w:pPr>
        <w:pStyle w:val="Listeafsnit"/>
        <w:shd w:val="clear" w:color="auto" w:fill="FFFFFF"/>
        <w:spacing w:before="75" w:after="75" w:line="270" w:lineRule="atLeast"/>
        <w:jc w:val="both"/>
        <w:rPr>
          <w:rFonts w:asciiTheme="minorHAnsi" w:hAnsiTheme="minorHAnsi" w:cstheme="minorBidi"/>
          <w:sz w:val="28"/>
          <w:szCs w:val="28"/>
          <w:lang w:val="en-GB"/>
        </w:rPr>
      </w:pPr>
    </w:p>
    <w:p w14:paraId="6D708F9C" w14:textId="560BA0C3" w:rsidR="00696208" w:rsidRPr="00D86F9E" w:rsidRDefault="00696208" w:rsidP="0025623D">
      <w:pPr>
        <w:pStyle w:val="Listeafsnit"/>
        <w:numPr>
          <w:ilvl w:val="0"/>
          <w:numId w:val="17"/>
        </w:numPr>
        <w:shd w:val="clear" w:color="auto" w:fill="FFFFFF"/>
        <w:spacing w:before="75" w:after="75" w:line="270" w:lineRule="atLeast"/>
        <w:jc w:val="both"/>
        <w:rPr>
          <w:rFonts w:asciiTheme="minorHAnsi" w:eastAsia="Times New Roman" w:hAnsiTheme="minorHAnsi" w:cs="Arial"/>
          <w:b/>
          <w:color w:val="191919"/>
          <w:sz w:val="24"/>
          <w:szCs w:val="24"/>
          <w:lang w:val="en-GB" w:eastAsia="en-GB"/>
        </w:rPr>
      </w:pPr>
      <w:r w:rsidRPr="00D86F9E">
        <w:rPr>
          <w:rFonts w:asciiTheme="minorHAnsi" w:eastAsia="Times New Roman" w:hAnsiTheme="minorHAnsi" w:cs="Arial"/>
          <w:b/>
          <w:color w:val="191919"/>
          <w:sz w:val="24"/>
          <w:szCs w:val="24"/>
          <w:lang w:val="en-GB" w:eastAsia="en-GB"/>
        </w:rPr>
        <w:t>CASE STUDIES</w:t>
      </w:r>
      <w:r w:rsidR="0070560A" w:rsidRPr="00D86F9E">
        <w:rPr>
          <w:rFonts w:asciiTheme="minorHAnsi" w:eastAsia="Times New Roman" w:hAnsiTheme="minorHAnsi" w:cs="Arial"/>
          <w:b/>
          <w:color w:val="191919"/>
          <w:sz w:val="24"/>
          <w:szCs w:val="24"/>
          <w:lang w:val="en-GB" w:eastAsia="en-GB"/>
        </w:rPr>
        <w:t xml:space="preserve"> </w:t>
      </w:r>
    </w:p>
    <w:p w14:paraId="7078790F" w14:textId="58BAB4E5" w:rsidR="00AC5B11" w:rsidRDefault="00696208" w:rsidP="00B50DE9">
      <w:pPr>
        <w:shd w:val="clear" w:color="auto" w:fill="FFFFFF"/>
        <w:spacing w:before="75" w:after="75" w:line="270" w:lineRule="atLeast"/>
        <w:jc w:val="both"/>
        <w:rPr>
          <w:rFonts w:asciiTheme="minorHAnsi" w:eastAsia="Times New Roman" w:hAnsiTheme="minorHAnsi" w:cs="Arial"/>
          <w:color w:val="191919"/>
          <w:sz w:val="24"/>
          <w:szCs w:val="24"/>
          <w:lang w:val="en-GB" w:eastAsia="en-GB"/>
        </w:rPr>
      </w:pPr>
      <w:r w:rsidRPr="006129B4">
        <w:rPr>
          <w:rFonts w:asciiTheme="minorHAnsi" w:eastAsia="Times New Roman" w:hAnsiTheme="minorHAnsi" w:cs="Arial"/>
          <w:color w:val="191919"/>
          <w:sz w:val="24"/>
          <w:szCs w:val="24"/>
          <w:lang w:val="en-GB" w:eastAsia="en-GB"/>
        </w:rPr>
        <w:tab/>
      </w:r>
    </w:p>
    <w:p w14:paraId="1F1D09F7" w14:textId="77777777" w:rsidR="00A24BDC" w:rsidRDefault="00A24BDC">
      <w:pPr>
        <w:spacing w:after="0" w:line="240" w:lineRule="auto"/>
        <w:rPr>
          <w:rFonts w:ascii="Verdana" w:eastAsia="Times New Roman" w:hAnsi="Verdana"/>
          <w:b/>
          <w:bCs/>
          <w:color w:val="909B7A"/>
          <w:sz w:val="24"/>
          <w:szCs w:val="24"/>
          <w:lang w:val="en-US" w:eastAsia="en-GB"/>
        </w:rPr>
      </w:pPr>
      <w:r>
        <w:rPr>
          <w:rFonts w:ascii="Verdana" w:eastAsia="Times New Roman" w:hAnsi="Verdana"/>
          <w:b/>
          <w:bCs/>
          <w:color w:val="909B7A"/>
          <w:sz w:val="24"/>
          <w:szCs w:val="24"/>
          <w:lang w:val="en-US" w:eastAsia="en-GB"/>
        </w:rPr>
        <w:br w:type="page"/>
      </w:r>
    </w:p>
    <w:p w14:paraId="1ACCE445" w14:textId="029166AF" w:rsidR="007D0E23" w:rsidRPr="007A0744" w:rsidRDefault="007D0E23" w:rsidP="007D0E23">
      <w:pPr>
        <w:shd w:val="clear" w:color="auto" w:fill="FFFFFF"/>
        <w:spacing w:after="0" w:line="240" w:lineRule="auto"/>
        <w:jc w:val="both"/>
        <w:outlineLvl w:val="2"/>
        <w:rPr>
          <w:rFonts w:ascii="Verdana" w:eastAsia="Times New Roman" w:hAnsi="Verdana"/>
          <w:b/>
          <w:bCs/>
          <w:color w:val="909B7A"/>
          <w:sz w:val="24"/>
          <w:szCs w:val="24"/>
          <w:lang w:val="en-US" w:eastAsia="en-GB"/>
        </w:rPr>
      </w:pPr>
      <w:r>
        <w:rPr>
          <w:rFonts w:ascii="Verdana" w:eastAsia="Times New Roman" w:hAnsi="Verdana"/>
          <w:b/>
          <w:bCs/>
          <w:color w:val="909B7A"/>
          <w:sz w:val="24"/>
          <w:szCs w:val="24"/>
          <w:lang w:val="en-US" w:eastAsia="en-GB"/>
        </w:rPr>
        <w:lastRenderedPageBreak/>
        <w:t>Tentative schedule of the 14</w:t>
      </w:r>
      <w:r w:rsidRPr="00BF3944">
        <w:rPr>
          <w:rFonts w:ascii="Verdana" w:eastAsia="Times New Roman" w:hAnsi="Verdana"/>
          <w:b/>
          <w:bCs/>
          <w:color w:val="909B7A"/>
          <w:sz w:val="24"/>
          <w:szCs w:val="24"/>
          <w:vertAlign w:val="superscript"/>
          <w:lang w:val="en-US" w:eastAsia="en-GB"/>
        </w:rPr>
        <w:t>th</w:t>
      </w:r>
      <w:r w:rsidRPr="007A0744">
        <w:rPr>
          <w:rFonts w:ascii="Verdana" w:eastAsia="Times New Roman" w:hAnsi="Verdana"/>
          <w:b/>
          <w:bCs/>
          <w:color w:val="909B7A"/>
          <w:sz w:val="24"/>
          <w:szCs w:val="24"/>
          <w:lang w:val="en-US" w:eastAsia="en-GB"/>
        </w:rPr>
        <w:t xml:space="preserve"> F</w:t>
      </w:r>
      <w:r>
        <w:rPr>
          <w:rFonts w:ascii="Verdana" w:eastAsia="Times New Roman" w:hAnsi="Verdana"/>
          <w:b/>
          <w:bCs/>
          <w:color w:val="909B7A"/>
          <w:sz w:val="24"/>
          <w:szCs w:val="24"/>
          <w:lang w:val="en-US" w:eastAsia="en-GB"/>
        </w:rPr>
        <w:t>orum</w:t>
      </w:r>
      <w:r w:rsidRPr="007A0744">
        <w:rPr>
          <w:rFonts w:ascii="Verdana" w:eastAsia="Times New Roman" w:hAnsi="Verdana"/>
          <w:b/>
          <w:bCs/>
          <w:color w:val="909B7A"/>
          <w:sz w:val="24"/>
          <w:szCs w:val="24"/>
          <w:lang w:val="en-US" w:eastAsia="en-GB"/>
        </w:rPr>
        <w:t>:</w:t>
      </w:r>
    </w:p>
    <w:p w14:paraId="415DE6A2" w14:textId="77777777" w:rsidR="007D0E23" w:rsidRPr="007D57ED"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7D57ED">
        <w:rPr>
          <w:rFonts w:asciiTheme="minorHAnsi" w:eastAsia="Times New Roman" w:hAnsiTheme="minorHAnsi"/>
          <w:bCs/>
          <w:color w:val="000000" w:themeColor="text1"/>
          <w:sz w:val="24"/>
          <w:szCs w:val="24"/>
          <w:lang w:val="en-US" w:eastAsia="en-GB"/>
        </w:rPr>
        <w:t>The Forum organizers are planning a three-day progra</w:t>
      </w:r>
      <w:r>
        <w:rPr>
          <w:rFonts w:asciiTheme="minorHAnsi" w:eastAsia="Times New Roman" w:hAnsiTheme="minorHAnsi"/>
          <w:bCs/>
          <w:color w:val="000000" w:themeColor="text1"/>
          <w:sz w:val="24"/>
          <w:szCs w:val="24"/>
          <w:lang w:val="en-US" w:eastAsia="en-GB"/>
        </w:rPr>
        <w:t>m consisting of three</w:t>
      </w:r>
      <w:r w:rsidRPr="007D57ED">
        <w:rPr>
          <w:rFonts w:asciiTheme="minorHAnsi" w:eastAsia="Times New Roman" w:hAnsiTheme="minorHAnsi"/>
          <w:bCs/>
          <w:color w:val="000000" w:themeColor="text1"/>
          <w:sz w:val="24"/>
          <w:szCs w:val="24"/>
          <w:lang w:val="en-US" w:eastAsia="en-GB"/>
        </w:rPr>
        <w:t xml:space="preserve"> session days and one day post conference field trip.</w:t>
      </w:r>
    </w:p>
    <w:p w14:paraId="4A65BE33" w14:textId="77777777" w:rsidR="007D0E23" w:rsidRPr="000A0C60"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16"/>
          <w:szCs w:val="16"/>
          <w:lang w:val="en-US" w:eastAsia="en-GB"/>
        </w:rPr>
      </w:pPr>
    </w:p>
    <w:p w14:paraId="3C3E9334" w14:textId="77777777" w:rsidR="007D0E23" w:rsidRPr="00464D10" w:rsidRDefault="007D0E23" w:rsidP="007D0E23">
      <w:pPr>
        <w:shd w:val="clear" w:color="auto" w:fill="FFFFFF"/>
        <w:spacing w:after="0" w:line="240" w:lineRule="auto"/>
        <w:jc w:val="both"/>
        <w:outlineLvl w:val="2"/>
        <w:rPr>
          <w:rFonts w:asciiTheme="minorHAnsi" w:eastAsia="Times New Roman" w:hAnsiTheme="minorHAnsi"/>
          <w:b/>
          <w:bCs/>
          <w:color w:val="000000" w:themeColor="text1"/>
          <w:sz w:val="24"/>
          <w:szCs w:val="24"/>
          <w:lang w:val="en-US" w:eastAsia="en-GB"/>
        </w:rPr>
      </w:pPr>
      <w:r>
        <w:rPr>
          <w:rFonts w:asciiTheme="minorHAnsi" w:eastAsia="Times New Roman" w:hAnsiTheme="minorHAnsi"/>
          <w:b/>
          <w:bCs/>
          <w:color w:val="000000" w:themeColor="text1"/>
          <w:sz w:val="24"/>
          <w:szCs w:val="24"/>
          <w:lang w:val="en-US" w:eastAsia="en-GB"/>
        </w:rPr>
        <w:t>Monday, February 20</w:t>
      </w:r>
      <w:r w:rsidRPr="00464D10">
        <w:rPr>
          <w:rFonts w:asciiTheme="minorHAnsi" w:eastAsia="Times New Roman" w:hAnsiTheme="minorHAnsi"/>
          <w:b/>
          <w:bCs/>
          <w:color w:val="000000" w:themeColor="text1"/>
          <w:sz w:val="24"/>
          <w:szCs w:val="24"/>
          <w:lang w:val="en-US" w:eastAsia="en-GB"/>
        </w:rPr>
        <w:t>, 20</w:t>
      </w:r>
      <w:r>
        <w:rPr>
          <w:rFonts w:asciiTheme="minorHAnsi" w:eastAsia="Times New Roman" w:hAnsiTheme="minorHAnsi"/>
          <w:b/>
          <w:bCs/>
          <w:color w:val="000000" w:themeColor="text1"/>
          <w:sz w:val="24"/>
          <w:szCs w:val="24"/>
          <w:lang w:val="en-US" w:eastAsia="en-GB"/>
        </w:rPr>
        <w:t>23</w:t>
      </w:r>
    </w:p>
    <w:p w14:paraId="47A20237" w14:textId="77777777" w:rsidR="007D0E23" w:rsidRPr="00464D10"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464D10">
        <w:rPr>
          <w:rFonts w:asciiTheme="minorHAnsi" w:eastAsia="Times New Roman" w:hAnsiTheme="minorHAnsi"/>
          <w:bCs/>
          <w:color w:val="000000" w:themeColor="text1"/>
          <w:sz w:val="24"/>
          <w:szCs w:val="24"/>
          <w:lang w:val="en-US" w:eastAsia="en-GB"/>
        </w:rPr>
        <w:t>Arrival of participants - registration and arrangement of accommodation</w:t>
      </w:r>
    </w:p>
    <w:p w14:paraId="2D3BC708" w14:textId="77777777" w:rsidR="007D0E23" w:rsidRPr="000A0C60"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16"/>
          <w:szCs w:val="16"/>
          <w:lang w:val="en-US" w:eastAsia="en-GB"/>
        </w:rPr>
      </w:pPr>
    </w:p>
    <w:p w14:paraId="694F4995" w14:textId="77777777" w:rsidR="007D0E23" w:rsidRPr="00464D10" w:rsidRDefault="007D0E23" w:rsidP="007D0E23">
      <w:pPr>
        <w:shd w:val="clear" w:color="auto" w:fill="FFFFFF"/>
        <w:spacing w:after="0" w:line="240" w:lineRule="auto"/>
        <w:jc w:val="both"/>
        <w:outlineLvl w:val="2"/>
        <w:rPr>
          <w:rFonts w:asciiTheme="minorHAnsi" w:eastAsia="Times New Roman" w:hAnsiTheme="minorHAnsi"/>
          <w:b/>
          <w:bCs/>
          <w:color w:val="000000" w:themeColor="text1"/>
          <w:sz w:val="24"/>
          <w:szCs w:val="24"/>
          <w:lang w:val="en-US" w:eastAsia="en-GB"/>
        </w:rPr>
      </w:pPr>
      <w:r>
        <w:rPr>
          <w:rFonts w:asciiTheme="minorHAnsi" w:eastAsia="Times New Roman" w:hAnsiTheme="minorHAnsi"/>
          <w:b/>
          <w:bCs/>
          <w:color w:val="000000" w:themeColor="text1"/>
          <w:sz w:val="24"/>
          <w:szCs w:val="24"/>
          <w:lang w:val="en-US" w:eastAsia="en-GB"/>
        </w:rPr>
        <w:t>Tu</w:t>
      </w:r>
      <w:r w:rsidRPr="00464D10">
        <w:rPr>
          <w:rFonts w:asciiTheme="minorHAnsi" w:eastAsia="Times New Roman" w:hAnsiTheme="minorHAnsi"/>
          <w:b/>
          <w:bCs/>
          <w:color w:val="000000" w:themeColor="text1"/>
          <w:sz w:val="24"/>
          <w:szCs w:val="24"/>
          <w:lang w:val="en-US" w:eastAsia="en-GB"/>
        </w:rPr>
        <w:t xml:space="preserve">esday, </w:t>
      </w:r>
      <w:r>
        <w:rPr>
          <w:rFonts w:asciiTheme="minorHAnsi" w:eastAsia="Times New Roman" w:hAnsiTheme="minorHAnsi"/>
          <w:b/>
          <w:bCs/>
          <w:color w:val="000000" w:themeColor="text1"/>
          <w:sz w:val="24"/>
          <w:szCs w:val="24"/>
          <w:lang w:val="en-US" w:eastAsia="en-GB"/>
        </w:rPr>
        <w:t>February</w:t>
      </w:r>
      <w:r w:rsidRPr="00464D10">
        <w:rPr>
          <w:rFonts w:asciiTheme="minorHAnsi" w:eastAsia="Times New Roman" w:hAnsiTheme="minorHAnsi"/>
          <w:b/>
          <w:bCs/>
          <w:color w:val="000000" w:themeColor="text1"/>
          <w:sz w:val="24"/>
          <w:szCs w:val="24"/>
          <w:lang w:val="en-US" w:eastAsia="en-GB"/>
        </w:rPr>
        <w:t xml:space="preserve"> </w:t>
      </w:r>
      <w:r>
        <w:rPr>
          <w:rFonts w:asciiTheme="minorHAnsi" w:eastAsia="Times New Roman" w:hAnsiTheme="minorHAnsi"/>
          <w:b/>
          <w:bCs/>
          <w:color w:val="000000" w:themeColor="text1"/>
          <w:sz w:val="24"/>
          <w:szCs w:val="24"/>
          <w:lang w:val="en-US" w:eastAsia="en-GB"/>
        </w:rPr>
        <w:t>21</w:t>
      </w:r>
      <w:r w:rsidRPr="00464D10">
        <w:rPr>
          <w:rFonts w:asciiTheme="minorHAnsi" w:eastAsia="Times New Roman" w:hAnsiTheme="minorHAnsi"/>
          <w:b/>
          <w:bCs/>
          <w:color w:val="000000" w:themeColor="text1"/>
          <w:sz w:val="24"/>
          <w:szCs w:val="24"/>
          <w:lang w:val="en-US" w:eastAsia="en-GB"/>
        </w:rPr>
        <w:t>, 20</w:t>
      </w:r>
      <w:r>
        <w:rPr>
          <w:rFonts w:asciiTheme="minorHAnsi" w:eastAsia="Times New Roman" w:hAnsiTheme="minorHAnsi"/>
          <w:b/>
          <w:bCs/>
          <w:color w:val="000000" w:themeColor="text1"/>
          <w:sz w:val="24"/>
          <w:szCs w:val="24"/>
          <w:lang w:val="en-US" w:eastAsia="en-GB"/>
        </w:rPr>
        <w:t>23</w:t>
      </w:r>
    </w:p>
    <w:p w14:paraId="21C6C481" w14:textId="77777777" w:rsidR="007D0E23" w:rsidRPr="00464D10"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464D10">
        <w:rPr>
          <w:rFonts w:asciiTheme="minorHAnsi" w:eastAsia="Times New Roman" w:hAnsiTheme="minorHAnsi"/>
          <w:bCs/>
          <w:color w:val="000000" w:themeColor="text1"/>
          <w:sz w:val="24"/>
          <w:szCs w:val="24"/>
          <w:lang w:val="en-US" w:eastAsia="en-GB"/>
        </w:rPr>
        <w:t>09:30 – 10:00 – Opening ceremony</w:t>
      </w:r>
    </w:p>
    <w:p w14:paraId="616D4780" w14:textId="77777777" w:rsidR="007D0E23" w:rsidRPr="00464D10"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464D10">
        <w:rPr>
          <w:rFonts w:asciiTheme="minorHAnsi" w:eastAsia="Times New Roman" w:hAnsiTheme="minorHAnsi"/>
          <w:bCs/>
          <w:color w:val="000000" w:themeColor="text1"/>
          <w:sz w:val="24"/>
          <w:szCs w:val="24"/>
          <w:lang w:val="en-US" w:eastAsia="en-GB"/>
        </w:rPr>
        <w:t>10:00 – 11:30 – Conference</w:t>
      </w:r>
      <w:r>
        <w:rPr>
          <w:rFonts w:asciiTheme="minorHAnsi" w:eastAsia="Times New Roman" w:hAnsiTheme="minorHAnsi"/>
          <w:bCs/>
          <w:color w:val="000000" w:themeColor="text1"/>
          <w:sz w:val="24"/>
          <w:szCs w:val="24"/>
          <w:lang w:val="en-US" w:eastAsia="en-GB"/>
        </w:rPr>
        <w:t>s session</w:t>
      </w:r>
    </w:p>
    <w:p w14:paraId="385CF402" w14:textId="77777777" w:rsidR="007D0E23" w:rsidRPr="008E2022" w:rsidRDefault="007D0E23" w:rsidP="007D0E23">
      <w:pPr>
        <w:shd w:val="clear" w:color="auto" w:fill="FFFFFF"/>
        <w:spacing w:after="0" w:line="240" w:lineRule="auto"/>
        <w:ind w:firstLine="1304"/>
        <w:jc w:val="both"/>
        <w:outlineLvl w:val="2"/>
        <w:rPr>
          <w:rFonts w:asciiTheme="minorHAnsi" w:eastAsia="Times New Roman" w:hAnsiTheme="minorHAnsi"/>
          <w:bCs/>
          <w:i/>
          <w:color w:val="000000" w:themeColor="text1"/>
          <w:sz w:val="24"/>
          <w:szCs w:val="24"/>
          <w:lang w:val="en-US" w:eastAsia="en-GB"/>
        </w:rPr>
      </w:pPr>
      <w:r w:rsidRPr="008E2022">
        <w:rPr>
          <w:rFonts w:asciiTheme="minorHAnsi" w:eastAsia="Times New Roman" w:hAnsiTheme="minorHAnsi"/>
          <w:bCs/>
          <w:i/>
          <w:color w:val="000000" w:themeColor="text1"/>
          <w:sz w:val="24"/>
          <w:szCs w:val="24"/>
          <w:lang w:val="en-US" w:eastAsia="en-GB"/>
        </w:rPr>
        <w:t>11:30 – 12:00 – Coffee break</w:t>
      </w:r>
    </w:p>
    <w:p w14:paraId="6109C9E4" w14:textId="77777777" w:rsidR="007D0E23" w:rsidRPr="008E2022"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8E2022">
        <w:rPr>
          <w:rFonts w:asciiTheme="minorHAnsi" w:eastAsia="Times New Roman" w:hAnsiTheme="minorHAnsi"/>
          <w:bCs/>
          <w:color w:val="000000" w:themeColor="text1"/>
          <w:sz w:val="24"/>
          <w:szCs w:val="24"/>
          <w:lang w:val="en-US" w:eastAsia="en-GB"/>
        </w:rPr>
        <w:t>12:00 – 13:30 – Presentations</w:t>
      </w:r>
    </w:p>
    <w:p w14:paraId="4F930F83" w14:textId="77777777" w:rsidR="007D0E23" w:rsidRPr="008E2022" w:rsidRDefault="007D0E23" w:rsidP="007D0E23">
      <w:pPr>
        <w:shd w:val="clear" w:color="auto" w:fill="FFFFFF"/>
        <w:spacing w:after="0" w:line="240" w:lineRule="auto"/>
        <w:ind w:firstLine="1304"/>
        <w:jc w:val="both"/>
        <w:outlineLvl w:val="2"/>
        <w:rPr>
          <w:rFonts w:asciiTheme="minorHAnsi" w:eastAsia="Times New Roman" w:hAnsiTheme="minorHAnsi"/>
          <w:bCs/>
          <w:i/>
          <w:color w:val="000000" w:themeColor="text1"/>
          <w:sz w:val="24"/>
          <w:szCs w:val="24"/>
          <w:lang w:val="en-US" w:eastAsia="en-GB"/>
        </w:rPr>
      </w:pPr>
      <w:r>
        <w:rPr>
          <w:rFonts w:asciiTheme="minorHAnsi" w:eastAsia="Times New Roman" w:hAnsiTheme="minorHAnsi"/>
          <w:bCs/>
          <w:i/>
          <w:color w:val="000000" w:themeColor="text1"/>
          <w:sz w:val="24"/>
          <w:szCs w:val="24"/>
          <w:lang w:val="en-US" w:eastAsia="en-GB"/>
        </w:rPr>
        <w:t>13:30 – 15:0</w:t>
      </w:r>
      <w:r w:rsidRPr="008E2022">
        <w:rPr>
          <w:rFonts w:asciiTheme="minorHAnsi" w:eastAsia="Times New Roman" w:hAnsiTheme="minorHAnsi"/>
          <w:bCs/>
          <w:i/>
          <w:color w:val="000000" w:themeColor="text1"/>
          <w:sz w:val="24"/>
          <w:szCs w:val="24"/>
          <w:lang w:val="en-US" w:eastAsia="en-GB"/>
        </w:rPr>
        <w:t>0 – Lunch</w:t>
      </w:r>
    </w:p>
    <w:p w14:paraId="57C6ECB4" w14:textId="77777777" w:rsidR="007D0E23" w:rsidRPr="00464D10"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8E2022">
        <w:rPr>
          <w:rFonts w:asciiTheme="minorHAnsi" w:eastAsia="Times New Roman" w:hAnsiTheme="minorHAnsi"/>
          <w:bCs/>
          <w:color w:val="000000" w:themeColor="text1"/>
          <w:sz w:val="24"/>
          <w:szCs w:val="24"/>
          <w:lang w:val="en-US" w:eastAsia="en-GB"/>
        </w:rPr>
        <w:t xml:space="preserve">15:00 – 17:00 – </w:t>
      </w:r>
      <w:r w:rsidRPr="00464D10">
        <w:rPr>
          <w:rFonts w:asciiTheme="minorHAnsi" w:eastAsia="Times New Roman" w:hAnsiTheme="minorHAnsi"/>
          <w:bCs/>
          <w:color w:val="000000" w:themeColor="text1"/>
          <w:sz w:val="24"/>
          <w:szCs w:val="24"/>
          <w:lang w:val="en-US" w:eastAsia="en-GB"/>
        </w:rPr>
        <w:t>Conference</w:t>
      </w:r>
      <w:r>
        <w:rPr>
          <w:rFonts w:asciiTheme="minorHAnsi" w:eastAsia="Times New Roman" w:hAnsiTheme="minorHAnsi"/>
          <w:bCs/>
          <w:color w:val="000000" w:themeColor="text1"/>
          <w:sz w:val="24"/>
          <w:szCs w:val="24"/>
          <w:lang w:val="en-US" w:eastAsia="en-GB"/>
        </w:rPr>
        <w:t>s session</w:t>
      </w:r>
    </w:p>
    <w:p w14:paraId="0573A69C" w14:textId="77777777" w:rsidR="007D0E23" w:rsidRPr="008E2022"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8E2022">
        <w:rPr>
          <w:rFonts w:asciiTheme="minorHAnsi" w:eastAsia="Times New Roman" w:hAnsiTheme="minorHAnsi"/>
          <w:bCs/>
          <w:color w:val="000000" w:themeColor="text1"/>
          <w:sz w:val="24"/>
          <w:szCs w:val="24"/>
          <w:lang w:val="en-US" w:eastAsia="en-GB"/>
        </w:rPr>
        <w:t xml:space="preserve">17:00 – 18:30 – </w:t>
      </w:r>
      <w:r>
        <w:rPr>
          <w:rFonts w:asciiTheme="minorHAnsi" w:eastAsia="Times New Roman" w:hAnsiTheme="minorHAnsi"/>
          <w:bCs/>
          <w:color w:val="000000" w:themeColor="text1"/>
          <w:sz w:val="24"/>
          <w:szCs w:val="24"/>
          <w:lang w:val="en-US" w:eastAsia="en-GB"/>
        </w:rPr>
        <w:t>P</w:t>
      </w:r>
      <w:r w:rsidRPr="008E2022">
        <w:rPr>
          <w:rFonts w:asciiTheme="minorHAnsi" w:eastAsia="Times New Roman" w:hAnsiTheme="minorHAnsi"/>
          <w:bCs/>
          <w:color w:val="000000" w:themeColor="text1"/>
          <w:sz w:val="24"/>
          <w:szCs w:val="24"/>
          <w:lang w:val="en-US" w:eastAsia="en-GB"/>
        </w:rPr>
        <w:t>resentations</w:t>
      </w:r>
    </w:p>
    <w:p w14:paraId="40CB73C2" w14:textId="77777777" w:rsidR="007D0E23" w:rsidRPr="008E2022"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8E2022">
        <w:rPr>
          <w:rFonts w:asciiTheme="minorHAnsi" w:eastAsia="Times New Roman" w:hAnsiTheme="minorHAnsi"/>
          <w:bCs/>
          <w:color w:val="000000" w:themeColor="text1"/>
          <w:sz w:val="24"/>
          <w:szCs w:val="24"/>
          <w:lang w:val="en-US" w:eastAsia="en-GB"/>
        </w:rPr>
        <w:t>18:30 – 20:30 – Free</w:t>
      </w:r>
    </w:p>
    <w:p w14:paraId="58249F15" w14:textId="77777777" w:rsidR="007D0E23" w:rsidRPr="008E2022" w:rsidRDefault="007D0E23" w:rsidP="007D0E23">
      <w:pPr>
        <w:shd w:val="clear" w:color="auto" w:fill="FFFFFF"/>
        <w:spacing w:after="0" w:line="240" w:lineRule="auto"/>
        <w:ind w:firstLine="1304"/>
        <w:jc w:val="both"/>
        <w:outlineLvl w:val="2"/>
        <w:rPr>
          <w:rFonts w:asciiTheme="minorHAnsi" w:eastAsia="Times New Roman" w:hAnsiTheme="minorHAnsi"/>
          <w:bCs/>
          <w:i/>
          <w:color w:val="000000" w:themeColor="text1"/>
          <w:sz w:val="24"/>
          <w:szCs w:val="24"/>
          <w:lang w:val="en-US" w:eastAsia="en-GB"/>
        </w:rPr>
      </w:pPr>
      <w:r w:rsidRPr="008E2022">
        <w:rPr>
          <w:rFonts w:asciiTheme="minorHAnsi" w:eastAsia="Times New Roman" w:hAnsiTheme="minorHAnsi"/>
          <w:bCs/>
          <w:i/>
          <w:color w:val="000000" w:themeColor="text1"/>
          <w:sz w:val="24"/>
          <w:szCs w:val="24"/>
          <w:lang w:val="en-US" w:eastAsia="en-GB"/>
        </w:rPr>
        <w:t>20:30 - Dinner</w:t>
      </w:r>
    </w:p>
    <w:p w14:paraId="0FF7DF05" w14:textId="77777777" w:rsidR="007D0E23" w:rsidRPr="000A0C60"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16"/>
          <w:szCs w:val="16"/>
          <w:lang w:val="en-US" w:eastAsia="en-GB"/>
        </w:rPr>
      </w:pPr>
    </w:p>
    <w:p w14:paraId="333375FE" w14:textId="77777777" w:rsidR="007D0E23" w:rsidRPr="008E2022" w:rsidRDefault="007D0E23" w:rsidP="007D0E23">
      <w:pPr>
        <w:shd w:val="clear" w:color="auto" w:fill="FFFFFF"/>
        <w:spacing w:after="0" w:line="240" w:lineRule="auto"/>
        <w:jc w:val="both"/>
        <w:outlineLvl w:val="2"/>
        <w:rPr>
          <w:rFonts w:asciiTheme="minorHAnsi" w:eastAsia="Times New Roman" w:hAnsiTheme="minorHAnsi"/>
          <w:b/>
          <w:bCs/>
          <w:color w:val="000000" w:themeColor="text1"/>
          <w:sz w:val="24"/>
          <w:szCs w:val="24"/>
          <w:lang w:val="en-US" w:eastAsia="en-GB"/>
        </w:rPr>
      </w:pPr>
      <w:r w:rsidRPr="008E2022">
        <w:rPr>
          <w:rFonts w:asciiTheme="minorHAnsi" w:eastAsia="Times New Roman" w:hAnsiTheme="minorHAnsi"/>
          <w:b/>
          <w:bCs/>
          <w:color w:val="000000" w:themeColor="text1"/>
          <w:sz w:val="24"/>
          <w:szCs w:val="24"/>
          <w:lang w:val="en-US" w:eastAsia="en-GB"/>
        </w:rPr>
        <w:t xml:space="preserve">Wednesday, </w:t>
      </w:r>
      <w:r>
        <w:rPr>
          <w:rFonts w:asciiTheme="minorHAnsi" w:eastAsia="Times New Roman" w:hAnsiTheme="minorHAnsi"/>
          <w:b/>
          <w:bCs/>
          <w:color w:val="000000" w:themeColor="text1"/>
          <w:sz w:val="24"/>
          <w:szCs w:val="24"/>
          <w:lang w:val="en-US" w:eastAsia="en-GB"/>
        </w:rPr>
        <w:t>February</w:t>
      </w:r>
      <w:r w:rsidRPr="008E2022">
        <w:rPr>
          <w:rFonts w:asciiTheme="minorHAnsi" w:eastAsia="Times New Roman" w:hAnsiTheme="minorHAnsi"/>
          <w:b/>
          <w:bCs/>
          <w:color w:val="000000" w:themeColor="text1"/>
          <w:sz w:val="24"/>
          <w:szCs w:val="24"/>
          <w:lang w:val="en-US" w:eastAsia="en-GB"/>
        </w:rPr>
        <w:t xml:space="preserve"> </w:t>
      </w:r>
      <w:r>
        <w:rPr>
          <w:rFonts w:asciiTheme="minorHAnsi" w:eastAsia="Times New Roman" w:hAnsiTheme="minorHAnsi"/>
          <w:b/>
          <w:bCs/>
          <w:color w:val="000000" w:themeColor="text1"/>
          <w:sz w:val="24"/>
          <w:szCs w:val="24"/>
          <w:lang w:val="en-US" w:eastAsia="en-GB"/>
        </w:rPr>
        <w:t>22</w:t>
      </w:r>
      <w:r w:rsidRPr="008E2022">
        <w:rPr>
          <w:rFonts w:asciiTheme="minorHAnsi" w:eastAsia="Times New Roman" w:hAnsiTheme="minorHAnsi"/>
          <w:b/>
          <w:bCs/>
          <w:color w:val="000000" w:themeColor="text1"/>
          <w:sz w:val="24"/>
          <w:szCs w:val="24"/>
          <w:lang w:val="en-US" w:eastAsia="en-GB"/>
        </w:rPr>
        <w:t>, 20</w:t>
      </w:r>
      <w:r>
        <w:rPr>
          <w:rFonts w:asciiTheme="minorHAnsi" w:eastAsia="Times New Roman" w:hAnsiTheme="minorHAnsi"/>
          <w:b/>
          <w:bCs/>
          <w:color w:val="000000" w:themeColor="text1"/>
          <w:sz w:val="24"/>
          <w:szCs w:val="24"/>
          <w:lang w:val="en-US" w:eastAsia="en-GB"/>
        </w:rPr>
        <w:t>23</w:t>
      </w:r>
    </w:p>
    <w:p w14:paraId="58426D6F" w14:textId="77777777" w:rsidR="007D0E23" w:rsidRPr="008E2022"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8E2022">
        <w:rPr>
          <w:rFonts w:asciiTheme="minorHAnsi" w:eastAsia="Times New Roman" w:hAnsiTheme="minorHAnsi"/>
          <w:bCs/>
          <w:color w:val="000000" w:themeColor="text1"/>
          <w:sz w:val="24"/>
          <w:szCs w:val="24"/>
          <w:lang w:val="en-US" w:eastAsia="en-GB"/>
        </w:rPr>
        <w:t>10:00 – 11:30 –</w:t>
      </w:r>
      <w:r w:rsidRPr="009C6ACC">
        <w:rPr>
          <w:rFonts w:asciiTheme="minorHAnsi" w:eastAsia="Times New Roman" w:hAnsiTheme="minorHAnsi"/>
          <w:bCs/>
          <w:color w:val="000000" w:themeColor="text1"/>
          <w:sz w:val="24"/>
          <w:szCs w:val="24"/>
          <w:lang w:val="en-US" w:eastAsia="en-GB"/>
        </w:rPr>
        <w:t xml:space="preserve"> </w:t>
      </w:r>
      <w:r w:rsidRPr="00464D10">
        <w:rPr>
          <w:rFonts w:asciiTheme="minorHAnsi" w:eastAsia="Times New Roman" w:hAnsiTheme="minorHAnsi"/>
          <w:bCs/>
          <w:color w:val="000000" w:themeColor="text1"/>
          <w:sz w:val="24"/>
          <w:szCs w:val="24"/>
          <w:lang w:val="en-US" w:eastAsia="en-GB"/>
        </w:rPr>
        <w:t>Conference</w:t>
      </w:r>
      <w:r>
        <w:rPr>
          <w:rFonts w:asciiTheme="minorHAnsi" w:eastAsia="Times New Roman" w:hAnsiTheme="minorHAnsi"/>
          <w:bCs/>
          <w:color w:val="000000" w:themeColor="text1"/>
          <w:sz w:val="24"/>
          <w:szCs w:val="24"/>
          <w:lang w:val="en-US" w:eastAsia="en-GB"/>
        </w:rPr>
        <w:t>s session</w:t>
      </w:r>
    </w:p>
    <w:p w14:paraId="076D2534" w14:textId="77777777" w:rsidR="007D0E23" w:rsidRPr="008E2022" w:rsidRDefault="007D0E23" w:rsidP="007D0E23">
      <w:pPr>
        <w:shd w:val="clear" w:color="auto" w:fill="FFFFFF"/>
        <w:spacing w:after="0" w:line="240" w:lineRule="auto"/>
        <w:ind w:firstLine="1304"/>
        <w:jc w:val="both"/>
        <w:outlineLvl w:val="2"/>
        <w:rPr>
          <w:rFonts w:asciiTheme="minorHAnsi" w:eastAsia="Times New Roman" w:hAnsiTheme="minorHAnsi"/>
          <w:bCs/>
          <w:i/>
          <w:color w:val="000000" w:themeColor="text1"/>
          <w:sz w:val="24"/>
          <w:szCs w:val="24"/>
          <w:lang w:val="en-US" w:eastAsia="en-GB"/>
        </w:rPr>
      </w:pPr>
      <w:r w:rsidRPr="008E2022">
        <w:rPr>
          <w:rFonts w:asciiTheme="minorHAnsi" w:eastAsia="Times New Roman" w:hAnsiTheme="minorHAnsi"/>
          <w:bCs/>
          <w:i/>
          <w:color w:val="000000" w:themeColor="text1"/>
          <w:sz w:val="24"/>
          <w:szCs w:val="24"/>
          <w:lang w:val="en-US" w:eastAsia="en-GB"/>
        </w:rPr>
        <w:t>11:30 – 12: 00 – Coffee break</w:t>
      </w:r>
    </w:p>
    <w:p w14:paraId="0138E242" w14:textId="77777777" w:rsidR="007D0E23" w:rsidRPr="008E2022"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8E2022">
        <w:rPr>
          <w:rFonts w:asciiTheme="minorHAnsi" w:eastAsia="Times New Roman" w:hAnsiTheme="minorHAnsi"/>
          <w:bCs/>
          <w:color w:val="000000" w:themeColor="text1"/>
          <w:sz w:val="24"/>
          <w:szCs w:val="24"/>
          <w:lang w:val="en-US" w:eastAsia="en-GB"/>
        </w:rPr>
        <w:t>12:00 – 13:30 – Presentations</w:t>
      </w:r>
    </w:p>
    <w:p w14:paraId="7E4CB173" w14:textId="77777777" w:rsidR="007D0E23" w:rsidRPr="008E2022" w:rsidRDefault="007D0E23" w:rsidP="007D0E23">
      <w:pPr>
        <w:shd w:val="clear" w:color="auto" w:fill="FFFFFF"/>
        <w:spacing w:after="0" w:line="240" w:lineRule="auto"/>
        <w:ind w:firstLine="1304"/>
        <w:jc w:val="both"/>
        <w:outlineLvl w:val="2"/>
        <w:rPr>
          <w:rFonts w:asciiTheme="minorHAnsi" w:eastAsia="Times New Roman" w:hAnsiTheme="minorHAnsi"/>
          <w:bCs/>
          <w:i/>
          <w:color w:val="000000" w:themeColor="text1"/>
          <w:sz w:val="24"/>
          <w:szCs w:val="24"/>
          <w:lang w:val="en-US" w:eastAsia="en-GB"/>
        </w:rPr>
      </w:pPr>
      <w:r>
        <w:rPr>
          <w:rFonts w:asciiTheme="minorHAnsi" w:eastAsia="Times New Roman" w:hAnsiTheme="minorHAnsi"/>
          <w:bCs/>
          <w:i/>
          <w:color w:val="000000" w:themeColor="text1"/>
          <w:sz w:val="24"/>
          <w:szCs w:val="24"/>
          <w:lang w:val="en-US" w:eastAsia="en-GB"/>
        </w:rPr>
        <w:t>13:30 – 15:0</w:t>
      </w:r>
      <w:r w:rsidRPr="008E2022">
        <w:rPr>
          <w:rFonts w:asciiTheme="minorHAnsi" w:eastAsia="Times New Roman" w:hAnsiTheme="minorHAnsi"/>
          <w:bCs/>
          <w:i/>
          <w:color w:val="000000" w:themeColor="text1"/>
          <w:sz w:val="24"/>
          <w:szCs w:val="24"/>
          <w:lang w:val="en-US" w:eastAsia="en-GB"/>
        </w:rPr>
        <w:t>0 – Lunch</w:t>
      </w:r>
    </w:p>
    <w:p w14:paraId="5F4080D0" w14:textId="77777777" w:rsidR="007D0E23" w:rsidRPr="008E2022"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8E2022">
        <w:rPr>
          <w:rFonts w:asciiTheme="minorHAnsi" w:eastAsia="Times New Roman" w:hAnsiTheme="minorHAnsi"/>
          <w:bCs/>
          <w:color w:val="000000" w:themeColor="text1"/>
          <w:sz w:val="24"/>
          <w:szCs w:val="24"/>
          <w:lang w:val="en-US" w:eastAsia="en-GB"/>
        </w:rPr>
        <w:t xml:space="preserve">15:00 – 17:00 – </w:t>
      </w:r>
      <w:r w:rsidRPr="00464D10">
        <w:rPr>
          <w:rFonts w:asciiTheme="minorHAnsi" w:eastAsia="Times New Roman" w:hAnsiTheme="minorHAnsi"/>
          <w:bCs/>
          <w:color w:val="000000" w:themeColor="text1"/>
          <w:sz w:val="24"/>
          <w:szCs w:val="24"/>
          <w:lang w:val="en-US" w:eastAsia="en-GB"/>
        </w:rPr>
        <w:t>Conference</w:t>
      </w:r>
      <w:r>
        <w:rPr>
          <w:rFonts w:asciiTheme="minorHAnsi" w:eastAsia="Times New Roman" w:hAnsiTheme="minorHAnsi"/>
          <w:bCs/>
          <w:color w:val="000000" w:themeColor="text1"/>
          <w:sz w:val="24"/>
          <w:szCs w:val="24"/>
          <w:lang w:val="en-US" w:eastAsia="en-GB"/>
        </w:rPr>
        <w:t>s session</w:t>
      </w:r>
    </w:p>
    <w:p w14:paraId="489A907E" w14:textId="77777777" w:rsidR="007D0E23" w:rsidRPr="008E2022"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8E2022">
        <w:rPr>
          <w:rFonts w:asciiTheme="minorHAnsi" w:eastAsia="Times New Roman" w:hAnsiTheme="minorHAnsi"/>
          <w:bCs/>
          <w:color w:val="000000" w:themeColor="text1"/>
          <w:sz w:val="24"/>
          <w:szCs w:val="24"/>
          <w:lang w:val="en-US" w:eastAsia="en-GB"/>
        </w:rPr>
        <w:t>17:00 – 18:30 – Presentations</w:t>
      </w:r>
    </w:p>
    <w:p w14:paraId="6CA5FEF2" w14:textId="5D47C190" w:rsidR="007D0E23" w:rsidRPr="008E2022" w:rsidRDefault="007D0E23" w:rsidP="007D0E23">
      <w:pPr>
        <w:shd w:val="clear" w:color="auto" w:fill="FFFFFF"/>
        <w:spacing w:after="0" w:line="240" w:lineRule="auto"/>
        <w:outlineLvl w:val="2"/>
        <w:rPr>
          <w:rFonts w:asciiTheme="minorHAnsi" w:eastAsia="Times New Roman" w:hAnsiTheme="minorHAnsi"/>
          <w:bCs/>
          <w:color w:val="000000" w:themeColor="text1"/>
          <w:sz w:val="24"/>
          <w:szCs w:val="24"/>
          <w:lang w:val="en-US" w:eastAsia="en-GB"/>
        </w:rPr>
      </w:pPr>
      <w:r w:rsidRPr="008E2022">
        <w:rPr>
          <w:rFonts w:asciiTheme="minorHAnsi" w:eastAsia="Times New Roman" w:hAnsiTheme="minorHAnsi"/>
          <w:bCs/>
          <w:color w:val="000000" w:themeColor="text1"/>
          <w:sz w:val="24"/>
          <w:szCs w:val="24"/>
          <w:lang w:val="en-US" w:eastAsia="en-GB"/>
        </w:rPr>
        <w:t xml:space="preserve">18:30 – 19:30 – </w:t>
      </w:r>
      <w:r w:rsidRPr="004C12B6">
        <w:rPr>
          <w:rFonts w:asciiTheme="minorHAnsi" w:eastAsia="Times New Roman" w:hAnsiTheme="minorHAnsi"/>
          <w:bCs/>
          <w:color w:val="000000" w:themeColor="text1"/>
          <w:sz w:val="24"/>
          <w:szCs w:val="24"/>
          <w:highlight w:val="green"/>
          <w:lang w:val="en-US" w:eastAsia="en-GB"/>
          <w:rPrChange w:id="56" w:author="John Vijgen" w:date="2022-04-07T18:48:00Z">
            <w:rPr>
              <w:rFonts w:asciiTheme="minorHAnsi" w:eastAsia="Times New Roman" w:hAnsiTheme="minorHAnsi"/>
              <w:bCs/>
              <w:color w:val="000000" w:themeColor="text1"/>
              <w:sz w:val="24"/>
              <w:szCs w:val="24"/>
              <w:lang w:val="en-US" w:eastAsia="en-GB"/>
            </w:rPr>
          </w:rPrChange>
        </w:rPr>
        <w:t xml:space="preserve">Discovering Lindane – The legacy of HCH </w:t>
      </w:r>
      <w:r w:rsidRPr="00A20816">
        <w:rPr>
          <w:rFonts w:asciiTheme="minorHAnsi" w:eastAsia="Times New Roman" w:hAnsiTheme="minorHAnsi"/>
          <w:bCs/>
          <w:color w:val="000000" w:themeColor="text1"/>
          <w:sz w:val="24"/>
          <w:szCs w:val="24"/>
          <w:highlight w:val="yellow"/>
          <w:lang w:val="en-US" w:eastAsia="en-GB"/>
          <w:rPrChange w:id="57" w:author="John Vijgen" w:date="2022-04-07T18:48:00Z">
            <w:rPr>
              <w:rFonts w:asciiTheme="minorHAnsi" w:eastAsia="Times New Roman" w:hAnsiTheme="minorHAnsi"/>
              <w:bCs/>
              <w:color w:val="000000" w:themeColor="text1"/>
              <w:sz w:val="24"/>
              <w:szCs w:val="24"/>
              <w:lang w:val="en-US" w:eastAsia="en-GB"/>
            </w:rPr>
          </w:rPrChange>
        </w:rPr>
        <w:t>production</w:t>
      </w:r>
      <w:ins w:id="58" w:author="John Vijgen" w:date="2022-04-07T18:48:00Z">
        <w:r w:rsidRPr="00A20816">
          <w:rPr>
            <w:rFonts w:asciiTheme="minorHAnsi" w:eastAsia="Times New Roman" w:hAnsiTheme="minorHAnsi"/>
            <w:bCs/>
            <w:color w:val="000000" w:themeColor="text1"/>
            <w:sz w:val="24"/>
            <w:szCs w:val="24"/>
            <w:highlight w:val="yellow"/>
            <w:lang w:val="en-US" w:eastAsia="en-GB"/>
          </w:rPr>
          <w:t xml:space="preserve"> </w:t>
        </w:r>
      </w:ins>
      <w:r w:rsidR="00A20816">
        <w:rPr>
          <w:rFonts w:asciiTheme="minorHAnsi" w:eastAsia="Times New Roman" w:hAnsiTheme="minorHAnsi"/>
          <w:bCs/>
          <w:color w:val="000000" w:themeColor="text1"/>
          <w:sz w:val="24"/>
          <w:szCs w:val="24"/>
          <w:highlight w:val="yellow"/>
          <w:lang w:val="en-US" w:eastAsia="en-GB"/>
        </w:rPr>
        <w:t xml:space="preserve">Jesus, Elena, Alicia:  </w:t>
      </w:r>
      <w:ins w:id="59" w:author="John Vijgen" w:date="2022-04-07T18:48:00Z">
        <w:r w:rsidRPr="00A20816">
          <w:rPr>
            <w:rFonts w:asciiTheme="minorHAnsi" w:eastAsia="Times New Roman" w:hAnsiTheme="minorHAnsi"/>
            <w:bCs/>
            <w:color w:val="000000" w:themeColor="text1"/>
            <w:sz w:val="24"/>
            <w:szCs w:val="24"/>
            <w:highlight w:val="yellow"/>
            <w:lang w:val="en-US" w:eastAsia="en-GB"/>
          </w:rPr>
          <w:t>do we have new video material</w:t>
        </w:r>
      </w:ins>
      <w:r w:rsidR="003813F5" w:rsidRPr="00A20816">
        <w:rPr>
          <w:rFonts w:asciiTheme="minorHAnsi" w:eastAsia="Times New Roman" w:hAnsiTheme="minorHAnsi"/>
          <w:bCs/>
          <w:color w:val="000000" w:themeColor="text1"/>
          <w:sz w:val="24"/>
          <w:szCs w:val="24"/>
          <w:highlight w:val="yellow"/>
          <w:lang w:val="en-US" w:eastAsia="en-GB"/>
        </w:rPr>
        <w:t xml:space="preserve"> available?  We were planning </w:t>
      </w:r>
      <w:proofErr w:type="gramStart"/>
      <w:r w:rsidR="003813F5" w:rsidRPr="00A20816">
        <w:rPr>
          <w:rFonts w:asciiTheme="minorHAnsi" w:eastAsia="Times New Roman" w:hAnsiTheme="minorHAnsi"/>
          <w:bCs/>
          <w:color w:val="000000" w:themeColor="text1"/>
          <w:sz w:val="24"/>
          <w:szCs w:val="24"/>
          <w:highlight w:val="yellow"/>
          <w:lang w:val="en-US" w:eastAsia="en-GB"/>
        </w:rPr>
        <w:t>a number of</w:t>
      </w:r>
      <w:proofErr w:type="gramEnd"/>
      <w:r w:rsidR="003813F5" w:rsidRPr="00A20816">
        <w:rPr>
          <w:rFonts w:asciiTheme="minorHAnsi" w:eastAsia="Times New Roman" w:hAnsiTheme="minorHAnsi"/>
          <w:bCs/>
          <w:color w:val="000000" w:themeColor="text1"/>
          <w:sz w:val="24"/>
          <w:szCs w:val="24"/>
          <w:highlight w:val="yellow"/>
          <w:lang w:val="en-US" w:eastAsia="en-GB"/>
        </w:rPr>
        <w:t xml:space="preserve"> short videos </w:t>
      </w:r>
      <w:r w:rsidR="00A20816" w:rsidRPr="00A20816">
        <w:rPr>
          <w:rFonts w:asciiTheme="minorHAnsi" w:eastAsia="Times New Roman" w:hAnsiTheme="minorHAnsi"/>
          <w:bCs/>
          <w:color w:val="000000" w:themeColor="text1"/>
          <w:sz w:val="24"/>
          <w:szCs w:val="24"/>
          <w:highlight w:val="yellow"/>
          <w:lang w:val="en-US" w:eastAsia="en-GB"/>
        </w:rPr>
        <w:t>– We should define the title now</w:t>
      </w:r>
    </w:p>
    <w:p w14:paraId="37328D90" w14:textId="77777777" w:rsidR="007D0E23" w:rsidRPr="008E2022"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8E2022">
        <w:rPr>
          <w:rFonts w:asciiTheme="minorHAnsi" w:eastAsia="Times New Roman" w:hAnsiTheme="minorHAnsi"/>
          <w:bCs/>
          <w:color w:val="000000" w:themeColor="text1"/>
          <w:sz w:val="24"/>
          <w:szCs w:val="24"/>
          <w:lang w:val="en-US" w:eastAsia="en-GB"/>
        </w:rPr>
        <w:t>19:30 – 20:30 – Free</w:t>
      </w:r>
    </w:p>
    <w:p w14:paraId="296DACB3" w14:textId="77777777" w:rsidR="007D0E23" w:rsidRPr="008E2022" w:rsidRDefault="007D0E23" w:rsidP="007D0E23">
      <w:pPr>
        <w:shd w:val="clear" w:color="auto" w:fill="FFFFFF"/>
        <w:spacing w:after="0" w:line="240" w:lineRule="auto"/>
        <w:ind w:firstLine="1304"/>
        <w:jc w:val="both"/>
        <w:outlineLvl w:val="2"/>
        <w:rPr>
          <w:rFonts w:asciiTheme="minorHAnsi" w:eastAsia="Times New Roman" w:hAnsiTheme="minorHAnsi"/>
          <w:bCs/>
          <w:i/>
          <w:color w:val="000000" w:themeColor="text1"/>
          <w:sz w:val="24"/>
          <w:szCs w:val="24"/>
          <w:lang w:val="en-US" w:eastAsia="en-GB"/>
        </w:rPr>
      </w:pPr>
      <w:r w:rsidRPr="008E2022">
        <w:rPr>
          <w:rFonts w:asciiTheme="minorHAnsi" w:eastAsia="Times New Roman" w:hAnsiTheme="minorHAnsi"/>
          <w:bCs/>
          <w:i/>
          <w:color w:val="000000" w:themeColor="text1"/>
          <w:sz w:val="24"/>
          <w:szCs w:val="24"/>
          <w:lang w:val="en-US" w:eastAsia="en-GB"/>
        </w:rPr>
        <w:t>20:30 - Dinner</w:t>
      </w:r>
    </w:p>
    <w:p w14:paraId="6F870B44" w14:textId="77777777" w:rsidR="007D0E23" w:rsidRPr="000A0C60"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16"/>
          <w:szCs w:val="16"/>
          <w:lang w:val="en-US" w:eastAsia="en-GB"/>
        </w:rPr>
      </w:pPr>
    </w:p>
    <w:p w14:paraId="2AC83168" w14:textId="77777777" w:rsidR="007D0E23" w:rsidRPr="008E2022" w:rsidRDefault="007D0E23" w:rsidP="007D0E23">
      <w:pPr>
        <w:shd w:val="clear" w:color="auto" w:fill="FFFFFF"/>
        <w:spacing w:after="0" w:line="240" w:lineRule="auto"/>
        <w:jc w:val="both"/>
        <w:outlineLvl w:val="2"/>
        <w:rPr>
          <w:rFonts w:asciiTheme="minorHAnsi" w:eastAsia="Times New Roman" w:hAnsiTheme="minorHAnsi"/>
          <w:b/>
          <w:bCs/>
          <w:color w:val="000000" w:themeColor="text1"/>
          <w:sz w:val="24"/>
          <w:szCs w:val="24"/>
          <w:lang w:val="en-US" w:eastAsia="en-GB"/>
        </w:rPr>
      </w:pPr>
      <w:r w:rsidRPr="008E2022">
        <w:rPr>
          <w:rFonts w:asciiTheme="minorHAnsi" w:eastAsia="Times New Roman" w:hAnsiTheme="minorHAnsi"/>
          <w:b/>
          <w:bCs/>
          <w:color w:val="000000" w:themeColor="text1"/>
          <w:sz w:val="24"/>
          <w:szCs w:val="24"/>
          <w:lang w:val="en-US" w:eastAsia="en-GB"/>
        </w:rPr>
        <w:t xml:space="preserve">Thursday, </w:t>
      </w:r>
      <w:r>
        <w:rPr>
          <w:rFonts w:asciiTheme="minorHAnsi" w:eastAsia="Times New Roman" w:hAnsiTheme="minorHAnsi"/>
          <w:b/>
          <w:bCs/>
          <w:color w:val="000000" w:themeColor="text1"/>
          <w:sz w:val="24"/>
          <w:szCs w:val="24"/>
          <w:lang w:val="en-US" w:eastAsia="en-GB"/>
        </w:rPr>
        <w:t>February</w:t>
      </w:r>
      <w:r w:rsidRPr="008E2022">
        <w:rPr>
          <w:rFonts w:asciiTheme="minorHAnsi" w:eastAsia="Times New Roman" w:hAnsiTheme="minorHAnsi"/>
          <w:b/>
          <w:bCs/>
          <w:color w:val="000000" w:themeColor="text1"/>
          <w:sz w:val="24"/>
          <w:szCs w:val="24"/>
          <w:lang w:val="en-US" w:eastAsia="en-GB"/>
        </w:rPr>
        <w:t xml:space="preserve"> </w:t>
      </w:r>
      <w:r>
        <w:rPr>
          <w:rFonts w:asciiTheme="minorHAnsi" w:eastAsia="Times New Roman" w:hAnsiTheme="minorHAnsi"/>
          <w:b/>
          <w:bCs/>
          <w:color w:val="000000" w:themeColor="text1"/>
          <w:sz w:val="24"/>
          <w:szCs w:val="24"/>
          <w:lang w:val="en-US" w:eastAsia="en-GB"/>
        </w:rPr>
        <w:t>23</w:t>
      </w:r>
      <w:r w:rsidRPr="008E2022">
        <w:rPr>
          <w:rFonts w:asciiTheme="minorHAnsi" w:eastAsia="Times New Roman" w:hAnsiTheme="minorHAnsi"/>
          <w:b/>
          <w:bCs/>
          <w:color w:val="000000" w:themeColor="text1"/>
          <w:sz w:val="24"/>
          <w:szCs w:val="24"/>
          <w:lang w:val="en-US" w:eastAsia="en-GB"/>
        </w:rPr>
        <w:t>, 20</w:t>
      </w:r>
      <w:r>
        <w:rPr>
          <w:rFonts w:asciiTheme="minorHAnsi" w:eastAsia="Times New Roman" w:hAnsiTheme="minorHAnsi"/>
          <w:b/>
          <w:bCs/>
          <w:color w:val="000000" w:themeColor="text1"/>
          <w:sz w:val="24"/>
          <w:szCs w:val="24"/>
          <w:lang w:val="en-US" w:eastAsia="en-GB"/>
        </w:rPr>
        <w:t>23</w:t>
      </w:r>
    </w:p>
    <w:p w14:paraId="5D1C2671" w14:textId="77777777" w:rsidR="007D0E23" w:rsidRPr="008E2022"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8E2022">
        <w:rPr>
          <w:rFonts w:asciiTheme="minorHAnsi" w:eastAsia="Times New Roman" w:hAnsiTheme="minorHAnsi"/>
          <w:bCs/>
          <w:color w:val="000000" w:themeColor="text1"/>
          <w:sz w:val="24"/>
          <w:szCs w:val="24"/>
          <w:lang w:val="en-US" w:eastAsia="en-GB"/>
        </w:rPr>
        <w:t xml:space="preserve">9:00 – 11:30 – </w:t>
      </w:r>
      <w:r w:rsidRPr="00464D10">
        <w:rPr>
          <w:rFonts w:asciiTheme="minorHAnsi" w:eastAsia="Times New Roman" w:hAnsiTheme="minorHAnsi"/>
          <w:bCs/>
          <w:color w:val="000000" w:themeColor="text1"/>
          <w:sz w:val="24"/>
          <w:szCs w:val="24"/>
          <w:lang w:val="en-US" w:eastAsia="en-GB"/>
        </w:rPr>
        <w:t>Conference</w:t>
      </w:r>
      <w:r>
        <w:rPr>
          <w:rFonts w:asciiTheme="minorHAnsi" w:eastAsia="Times New Roman" w:hAnsiTheme="minorHAnsi"/>
          <w:bCs/>
          <w:color w:val="000000" w:themeColor="text1"/>
          <w:sz w:val="24"/>
          <w:szCs w:val="24"/>
          <w:lang w:val="en-US" w:eastAsia="en-GB"/>
        </w:rPr>
        <w:t>s session</w:t>
      </w:r>
    </w:p>
    <w:p w14:paraId="1BFB97B7" w14:textId="77777777" w:rsidR="007D0E23" w:rsidRPr="008E2022" w:rsidRDefault="007D0E23" w:rsidP="007D0E23">
      <w:pPr>
        <w:shd w:val="clear" w:color="auto" w:fill="FFFFFF"/>
        <w:spacing w:after="0" w:line="240" w:lineRule="auto"/>
        <w:ind w:firstLine="1304"/>
        <w:jc w:val="both"/>
        <w:outlineLvl w:val="2"/>
        <w:rPr>
          <w:rFonts w:asciiTheme="minorHAnsi" w:eastAsia="Times New Roman" w:hAnsiTheme="minorHAnsi"/>
          <w:bCs/>
          <w:i/>
          <w:color w:val="000000" w:themeColor="text1"/>
          <w:sz w:val="24"/>
          <w:szCs w:val="24"/>
          <w:lang w:val="en-US" w:eastAsia="en-GB"/>
        </w:rPr>
      </w:pPr>
      <w:r w:rsidRPr="008E2022">
        <w:rPr>
          <w:rFonts w:asciiTheme="minorHAnsi" w:eastAsia="Times New Roman" w:hAnsiTheme="minorHAnsi"/>
          <w:bCs/>
          <w:i/>
          <w:color w:val="000000" w:themeColor="text1"/>
          <w:sz w:val="24"/>
          <w:szCs w:val="24"/>
          <w:lang w:val="en-US" w:eastAsia="en-GB"/>
        </w:rPr>
        <w:t>11:30 – 12: 00 – Coffee break</w:t>
      </w:r>
    </w:p>
    <w:p w14:paraId="1DF81914" w14:textId="77777777" w:rsidR="007D0E23" w:rsidRPr="008E2022"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8E2022">
        <w:rPr>
          <w:rFonts w:asciiTheme="minorHAnsi" w:eastAsia="Times New Roman" w:hAnsiTheme="minorHAnsi"/>
          <w:bCs/>
          <w:color w:val="000000" w:themeColor="text1"/>
          <w:sz w:val="24"/>
          <w:szCs w:val="24"/>
          <w:lang w:val="en-US" w:eastAsia="en-GB"/>
        </w:rPr>
        <w:t>12:00 – 13:30 – Presentations</w:t>
      </w:r>
    </w:p>
    <w:p w14:paraId="51E6E6B0" w14:textId="36049332" w:rsidR="007D0E23" w:rsidRPr="008E2022"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8E2022">
        <w:rPr>
          <w:rFonts w:asciiTheme="minorHAnsi" w:eastAsia="Times New Roman" w:hAnsiTheme="minorHAnsi"/>
          <w:bCs/>
          <w:color w:val="000000" w:themeColor="text1"/>
          <w:sz w:val="24"/>
          <w:szCs w:val="24"/>
          <w:lang w:val="en-US" w:eastAsia="en-GB"/>
        </w:rPr>
        <w:t>13:30 – 14:00 –</w:t>
      </w:r>
      <w:proofErr w:type="spellStart"/>
      <w:r w:rsidRPr="005F7CFE">
        <w:rPr>
          <w:rFonts w:asciiTheme="minorHAnsi" w:eastAsia="Times New Roman" w:hAnsiTheme="minorHAnsi"/>
          <w:bCs/>
          <w:color w:val="000000" w:themeColor="text1"/>
          <w:sz w:val="24"/>
          <w:szCs w:val="24"/>
          <w:highlight w:val="green"/>
          <w:lang w:val="en-US" w:eastAsia="en-GB"/>
        </w:rPr>
        <w:t>Bailin</w:t>
      </w:r>
      <w:proofErr w:type="spellEnd"/>
      <w:r w:rsidRPr="005F7CFE">
        <w:rPr>
          <w:rFonts w:asciiTheme="minorHAnsi" w:eastAsia="Times New Roman" w:hAnsiTheme="minorHAnsi"/>
          <w:bCs/>
          <w:color w:val="000000" w:themeColor="text1"/>
          <w:sz w:val="24"/>
          <w:szCs w:val="24"/>
          <w:highlight w:val="green"/>
          <w:lang w:val="en-US" w:eastAsia="en-GB"/>
        </w:rPr>
        <w:t xml:space="preserve"> dismantling Video and explanation to prepare the field trip</w:t>
      </w:r>
      <w:ins w:id="60" w:author="John Vijgen" w:date="2022-04-07T18:49:00Z">
        <w:r>
          <w:rPr>
            <w:rFonts w:asciiTheme="minorHAnsi" w:eastAsia="Times New Roman" w:hAnsiTheme="minorHAnsi"/>
            <w:bCs/>
            <w:color w:val="000000" w:themeColor="text1"/>
            <w:sz w:val="24"/>
            <w:szCs w:val="24"/>
            <w:lang w:val="en-US" w:eastAsia="en-GB"/>
          </w:rPr>
          <w:t xml:space="preserve"> -- </w:t>
        </w:r>
        <w:r w:rsidRPr="003813F5">
          <w:rPr>
            <w:rFonts w:asciiTheme="minorHAnsi" w:eastAsia="Times New Roman" w:hAnsiTheme="minorHAnsi"/>
            <w:bCs/>
            <w:color w:val="000000" w:themeColor="text1"/>
            <w:sz w:val="24"/>
            <w:szCs w:val="24"/>
            <w:highlight w:val="yellow"/>
            <w:lang w:val="en-US" w:eastAsia="en-GB"/>
          </w:rPr>
          <w:t>&gt; new info</w:t>
        </w:r>
      </w:ins>
      <w:r w:rsidR="003813F5" w:rsidRPr="003813F5">
        <w:rPr>
          <w:rFonts w:asciiTheme="minorHAnsi" w:eastAsia="Times New Roman" w:hAnsiTheme="minorHAnsi"/>
          <w:bCs/>
          <w:color w:val="000000" w:themeColor="text1"/>
          <w:sz w:val="24"/>
          <w:szCs w:val="24"/>
          <w:highlight w:val="yellow"/>
          <w:lang w:val="en-US" w:eastAsia="en-GB"/>
        </w:rPr>
        <w:t xml:space="preserve"> on our video plans—Jesus, Elena, Alicia</w:t>
      </w:r>
      <w:r w:rsidR="00232C88" w:rsidRPr="00232C88">
        <w:rPr>
          <w:rFonts w:asciiTheme="minorHAnsi" w:eastAsia="Times New Roman" w:hAnsiTheme="minorHAnsi"/>
          <w:bCs/>
          <w:color w:val="000000" w:themeColor="text1"/>
          <w:sz w:val="24"/>
          <w:szCs w:val="24"/>
          <w:lang w:val="en-US" w:eastAsia="en-GB"/>
        </w:rPr>
        <w:sym w:font="Wingdings" w:char="F0E0"/>
      </w:r>
      <w:r w:rsidR="00232C88">
        <w:rPr>
          <w:rFonts w:asciiTheme="minorHAnsi" w:eastAsia="Times New Roman" w:hAnsiTheme="minorHAnsi"/>
          <w:bCs/>
          <w:color w:val="000000" w:themeColor="text1"/>
          <w:sz w:val="24"/>
          <w:szCs w:val="24"/>
          <w:lang w:val="en-US" w:eastAsia="en-GB"/>
        </w:rPr>
        <w:t xml:space="preserve"> if not clear yet, we can write “Videos”</w:t>
      </w:r>
    </w:p>
    <w:p w14:paraId="222CC049" w14:textId="77777777" w:rsidR="007D0E23" w:rsidRPr="008E2022" w:rsidRDefault="007D0E23" w:rsidP="007D0E23">
      <w:pPr>
        <w:shd w:val="clear" w:color="auto" w:fill="FFFFFF"/>
        <w:spacing w:after="0" w:line="240" w:lineRule="auto"/>
        <w:ind w:firstLine="1304"/>
        <w:jc w:val="both"/>
        <w:outlineLvl w:val="2"/>
        <w:rPr>
          <w:rFonts w:asciiTheme="minorHAnsi" w:eastAsia="Times New Roman" w:hAnsiTheme="minorHAnsi"/>
          <w:bCs/>
          <w:i/>
          <w:color w:val="000000" w:themeColor="text1"/>
          <w:sz w:val="24"/>
          <w:szCs w:val="24"/>
          <w:lang w:val="en-US" w:eastAsia="en-GB"/>
        </w:rPr>
      </w:pPr>
      <w:r w:rsidRPr="008E2022">
        <w:rPr>
          <w:rFonts w:asciiTheme="minorHAnsi" w:eastAsia="Times New Roman" w:hAnsiTheme="minorHAnsi"/>
          <w:bCs/>
          <w:i/>
          <w:color w:val="000000" w:themeColor="text1"/>
          <w:sz w:val="24"/>
          <w:szCs w:val="24"/>
          <w:lang w:val="en-US" w:eastAsia="en-GB"/>
        </w:rPr>
        <w:t>14:00 – 16:00 – Closure Lunch</w:t>
      </w:r>
    </w:p>
    <w:p w14:paraId="29D97BE6" w14:textId="77777777" w:rsidR="007D0E23" w:rsidRPr="000A0C60"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16"/>
          <w:szCs w:val="16"/>
          <w:lang w:val="en-US" w:eastAsia="en-GB"/>
        </w:rPr>
      </w:pPr>
    </w:p>
    <w:p w14:paraId="1772F60E" w14:textId="77777777" w:rsidR="007D0E23" w:rsidRPr="003D3B40"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Pr>
          <w:rFonts w:asciiTheme="minorHAnsi" w:eastAsia="Times New Roman" w:hAnsiTheme="minorHAnsi"/>
          <w:b/>
          <w:bCs/>
          <w:color w:val="000000" w:themeColor="text1"/>
          <w:sz w:val="24"/>
          <w:szCs w:val="24"/>
          <w:lang w:val="en-US" w:eastAsia="en-GB"/>
        </w:rPr>
        <w:t>Fri</w:t>
      </w:r>
      <w:r w:rsidRPr="00464D10">
        <w:rPr>
          <w:rFonts w:asciiTheme="minorHAnsi" w:eastAsia="Times New Roman" w:hAnsiTheme="minorHAnsi"/>
          <w:b/>
          <w:bCs/>
          <w:color w:val="000000" w:themeColor="text1"/>
          <w:sz w:val="24"/>
          <w:szCs w:val="24"/>
          <w:lang w:val="en-US" w:eastAsia="en-GB"/>
        </w:rPr>
        <w:t xml:space="preserve">day, </w:t>
      </w:r>
      <w:r>
        <w:rPr>
          <w:rFonts w:asciiTheme="minorHAnsi" w:eastAsia="Times New Roman" w:hAnsiTheme="minorHAnsi"/>
          <w:b/>
          <w:bCs/>
          <w:color w:val="000000" w:themeColor="text1"/>
          <w:sz w:val="24"/>
          <w:szCs w:val="24"/>
          <w:lang w:val="en-US" w:eastAsia="en-GB"/>
        </w:rPr>
        <w:t>February</w:t>
      </w:r>
      <w:r w:rsidRPr="00464D10">
        <w:rPr>
          <w:rFonts w:asciiTheme="minorHAnsi" w:eastAsia="Times New Roman" w:hAnsiTheme="minorHAnsi"/>
          <w:b/>
          <w:bCs/>
          <w:color w:val="000000" w:themeColor="text1"/>
          <w:sz w:val="24"/>
          <w:szCs w:val="24"/>
          <w:lang w:val="en-US" w:eastAsia="en-GB"/>
        </w:rPr>
        <w:t xml:space="preserve"> </w:t>
      </w:r>
      <w:r>
        <w:rPr>
          <w:rFonts w:asciiTheme="minorHAnsi" w:eastAsia="Times New Roman" w:hAnsiTheme="minorHAnsi"/>
          <w:b/>
          <w:bCs/>
          <w:color w:val="000000" w:themeColor="text1"/>
          <w:sz w:val="24"/>
          <w:szCs w:val="24"/>
          <w:lang w:val="en-US" w:eastAsia="en-GB"/>
        </w:rPr>
        <w:t>24</w:t>
      </w:r>
      <w:r w:rsidRPr="00464D10">
        <w:rPr>
          <w:rFonts w:asciiTheme="minorHAnsi" w:eastAsia="Times New Roman" w:hAnsiTheme="minorHAnsi"/>
          <w:b/>
          <w:bCs/>
          <w:color w:val="000000" w:themeColor="text1"/>
          <w:sz w:val="24"/>
          <w:szCs w:val="24"/>
          <w:lang w:val="en-US" w:eastAsia="en-GB"/>
        </w:rPr>
        <w:t>, 20</w:t>
      </w:r>
      <w:r>
        <w:rPr>
          <w:rFonts w:asciiTheme="minorHAnsi" w:eastAsia="Times New Roman" w:hAnsiTheme="minorHAnsi"/>
          <w:b/>
          <w:bCs/>
          <w:color w:val="000000" w:themeColor="text1"/>
          <w:sz w:val="24"/>
          <w:szCs w:val="24"/>
          <w:lang w:val="en-US" w:eastAsia="en-GB"/>
        </w:rPr>
        <w:t>23</w:t>
      </w:r>
      <w:r w:rsidRPr="00464D10">
        <w:rPr>
          <w:rFonts w:asciiTheme="minorHAnsi" w:eastAsia="Times New Roman" w:hAnsiTheme="minorHAnsi"/>
          <w:b/>
          <w:bCs/>
          <w:color w:val="000000" w:themeColor="text1"/>
          <w:sz w:val="24"/>
          <w:szCs w:val="24"/>
          <w:lang w:val="en-US" w:eastAsia="en-GB"/>
        </w:rPr>
        <w:t xml:space="preserve"> </w:t>
      </w:r>
      <w:r w:rsidRPr="00464D10">
        <w:rPr>
          <w:rFonts w:asciiTheme="minorHAnsi" w:eastAsia="Times New Roman" w:hAnsiTheme="minorHAnsi"/>
          <w:b/>
          <w:bCs/>
          <w:color w:val="000000" w:themeColor="text1"/>
          <w:sz w:val="24"/>
          <w:szCs w:val="24"/>
          <w:lang w:val="en-US" w:eastAsia="en-GB"/>
        </w:rPr>
        <w:tab/>
      </w:r>
    </w:p>
    <w:p w14:paraId="30564636" w14:textId="1ADDE45F" w:rsidR="007D0E23" w:rsidRPr="003813F5"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highlight w:val="yellow"/>
          <w:lang w:val="en-US" w:eastAsia="en-GB"/>
        </w:rPr>
      </w:pPr>
      <w:r w:rsidRPr="003D3B40">
        <w:rPr>
          <w:rFonts w:asciiTheme="minorHAnsi" w:eastAsia="Times New Roman" w:hAnsiTheme="minorHAnsi"/>
          <w:bCs/>
          <w:color w:val="000000" w:themeColor="text1"/>
          <w:sz w:val="24"/>
          <w:szCs w:val="24"/>
          <w:lang w:val="en-US" w:eastAsia="en-GB"/>
        </w:rPr>
        <w:t>Field trip</w:t>
      </w:r>
      <w:r>
        <w:rPr>
          <w:rFonts w:asciiTheme="minorHAnsi" w:eastAsia="Times New Roman" w:hAnsiTheme="minorHAnsi"/>
          <w:bCs/>
          <w:color w:val="000000" w:themeColor="text1"/>
          <w:sz w:val="24"/>
          <w:szCs w:val="24"/>
          <w:lang w:val="en-US" w:eastAsia="en-GB"/>
        </w:rPr>
        <w:t xml:space="preserve">: </w:t>
      </w:r>
      <w:r w:rsidRPr="003D3B40">
        <w:rPr>
          <w:rFonts w:asciiTheme="minorHAnsi" w:eastAsia="Times New Roman" w:hAnsiTheme="minorHAnsi"/>
          <w:bCs/>
          <w:color w:val="000000" w:themeColor="text1"/>
          <w:sz w:val="24"/>
          <w:szCs w:val="24"/>
          <w:lang w:val="en-US" w:eastAsia="en-GB"/>
        </w:rPr>
        <w:t xml:space="preserve"> </w:t>
      </w:r>
      <w:r w:rsidRPr="005010C9">
        <w:rPr>
          <w:rFonts w:asciiTheme="minorHAnsi" w:eastAsia="Times New Roman" w:hAnsiTheme="minorHAnsi"/>
          <w:bCs/>
          <w:color w:val="000000" w:themeColor="text1"/>
          <w:sz w:val="24"/>
          <w:szCs w:val="24"/>
          <w:lang w:val="en-US" w:eastAsia="en-GB"/>
        </w:rPr>
        <w:t xml:space="preserve">visit to </w:t>
      </w:r>
      <w:proofErr w:type="spellStart"/>
      <w:r w:rsidRPr="005010C9">
        <w:rPr>
          <w:rFonts w:asciiTheme="minorHAnsi" w:eastAsia="Times New Roman" w:hAnsiTheme="minorHAnsi"/>
          <w:bCs/>
          <w:color w:val="000000" w:themeColor="text1"/>
          <w:sz w:val="24"/>
          <w:szCs w:val="24"/>
          <w:lang w:val="en-US" w:eastAsia="en-GB"/>
        </w:rPr>
        <w:t>Sardas</w:t>
      </w:r>
      <w:proofErr w:type="spellEnd"/>
      <w:r w:rsidRPr="005010C9">
        <w:rPr>
          <w:rFonts w:asciiTheme="minorHAnsi" w:eastAsia="Times New Roman" w:hAnsiTheme="minorHAnsi"/>
          <w:bCs/>
          <w:color w:val="000000" w:themeColor="text1"/>
          <w:sz w:val="24"/>
          <w:szCs w:val="24"/>
          <w:lang w:val="en-US" w:eastAsia="en-GB"/>
        </w:rPr>
        <w:t xml:space="preserve"> Landfill</w:t>
      </w:r>
      <w:r>
        <w:rPr>
          <w:rFonts w:asciiTheme="minorHAnsi" w:eastAsia="Times New Roman" w:hAnsiTheme="minorHAnsi"/>
          <w:bCs/>
          <w:color w:val="000000" w:themeColor="text1"/>
          <w:sz w:val="24"/>
          <w:szCs w:val="24"/>
          <w:lang w:val="en-US" w:eastAsia="en-GB"/>
        </w:rPr>
        <w:t xml:space="preserve"> and </w:t>
      </w:r>
      <w:proofErr w:type="spellStart"/>
      <w:r w:rsidRPr="003D3B40">
        <w:rPr>
          <w:rFonts w:asciiTheme="minorHAnsi" w:eastAsia="Times New Roman" w:hAnsiTheme="minorHAnsi"/>
          <w:bCs/>
          <w:color w:val="000000" w:themeColor="text1"/>
          <w:sz w:val="24"/>
          <w:szCs w:val="24"/>
          <w:lang w:val="en-US" w:eastAsia="en-GB"/>
        </w:rPr>
        <w:t>Bailin</w:t>
      </w:r>
      <w:proofErr w:type="spellEnd"/>
      <w:r w:rsidRPr="003D3B40">
        <w:rPr>
          <w:rFonts w:asciiTheme="minorHAnsi" w:eastAsia="Times New Roman" w:hAnsiTheme="minorHAnsi"/>
          <w:bCs/>
          <w:color w:val="000000" w:themeColor="text1"/>
          <w:sz w:val="24"/>
          <w:szCs w:val="24"/>
          <w:lang w:val="en-US" w:eastAsia="en-GB"/>
        </w:rPr>
        <w:t xml:space="preserve"> </w:t>
      </w:r>
      <w:r>
        <w:rPr>
          <w:rFonts w:asciiTheme="minorHAnsi" w:eastAsia="Times New Roman" w:hAnsiTheme="minorHAnsi"/>
          <w:bCs/>
          <w:color w:val="000000" w:themeColor="text1"/>
          <w:sz w:val="24"/>
          <w:szCs w:val="24"/>
          <w:lang w:val="en-US" w:eastAsia="en-GB"/>
        </w:rPr>
        <w:t xml:space="preserve">landfill </w:t>
      </w:r>
      <w:r w:rsidRPr="005010C9">
        <w:rPr>
          <w:rFonts w:asciiTheme="minorHAnsi" w:eastAsia="Times New Roman" w:hAnsiTheme="minorHAnsi"/>
          <w:bCs/>
          <w:color w:val="000000" w:themeColor="text1"/>
          <w:sz w:val="24"/>
          <w:szCs w:val="24"/>
          <w:lang w:val="en-US" w:eastAsia="en-GB"/>
        </w:rPr>
        <w:t>and facilities</w:t>
      </w:r>
      <w:r>
        <w:rPr>
          <w:rFonts w:asciiTheme="minorHAnsi" w:eastAsia="Times New Roman" w:hAnsiTheme="minorHAnsi"/>
          <w:bCs/>
          <w:color w:val="000000" w:themeColor="text1"/>
          <w:sz w:val="24"/>
          <w:szCs w:val="24"/>
          <w:lang w:val="en-US" w:eastAsia="en-GB"/>
        </w:rPr>
        <w:t xml:space="preserve"> such as</w:t>
      </w:r>
      <w:r w:rsidRPr="005010C9">
        <w:rPr>
          <w:rFonts w:asciiTheme="minorHAnsi" w:eastAsia="Times New Roman" w:hAnsiTheme="minorHAnsi"/>
          <w:bCs/>
          <w:color w:val="000000" w:themeColor="text1"/>
          <w:sz w:val="24"/>
          <w:szCs w:val="24"/>
          <w:lang w:val="en-US" w:eastAsia="en-GB"/>
        </w:rPr>
        <w:t xml:space="preserve"> water treatment plant new cell, old cell, laboratory</w:t>
      </w:r>
      <w:r>
        <w:rPr>
          <w:rFonts w:asciiTheme="minorHAnsi" w:eastAsia="Times New Roman" w:hAnsiTheme="minorHAnsi"/>
          <w:bCs/>
          <w:color w:val="000000" w:themeColor="text1"/>
          <w:sz w:val="24"/>
          <w:szCs w:val="24"/>
          <w:lang w:val="en-US" w:eastAsia="en-GB"/>
        </w:rPr>
        <w:t xml:space="preserve"> inclusive lunch </w:t>
      </w:r>
      <w:r w:rsidR="003813F5" w:rsidRPr="003813F5">
        <w:rPr>
          <w:rFonts w:asciiTheme="minorHAnsi" w:eastAsia="Times New Roman" w:hAnsiTheme="minorHAnsi"/>
          <w:bCs/>
          <w:color w:val="000000" w:themeColor="text1"/>
          <w:sz w:val="24"/>
          <w:szCs w:val="24"/>
          <w:highlight w:val="yellow"/>
          <w:lang w:val="en-US" w:eastAsia="en-GB"/>
        </w:rPr>
        <w:t>-</w:t>
      </w:r>
      <w:r w:rsidR="003813F5" w:rsidRPr="003813F5">
        <w:rPr>
          <w:rFonts w:asciiTheme="minorHAnsi" w:eastAsia="Times New Roman" w:hAnsiTheme="minorHAnsi"/>
          <w:bCs/>
          <w:color w:val="000000" w:themeColor="text1"/>
          <w:sz w:val="24"/>
          <w:szCs w:val="24"/>
          <w:highlight w:val="yellow"/>
          <w:lang w:val="en-US" w:eastAsia="en-GB"/>
        </w:rPr>
        <w:sym w:font="Wingdings" w:char="F0E0"/>
      </w:r>
      <w:r w:rsidR="003813F5" w:rsidRPr="003813F5">
        <w:rPr>
          <w:rFonts w:asciiTheme="minorHAnsi" w:eastAsia="Times New Roman" w:hAnsiTheme="minorHAnsi"/>
          <w:bCs/>
          <w:color w:val="000000" w:themeColor="text1"/>
          <w:sz w:val="24"/>
          <w:szCs w:val="24"/>
          <w:highlight w:val="yellow"/>
          <w:lang w:val="en-US" w:eastAsia="en-GB"/>
        </w:rPr>
        <w:t>&gt; Jesus, Elena, Alicia- please check up if the sit</w:t>
      </w:r>
      <w:r w:rsidR="003813F5">
        <w:rPr>
          <w:rFonts w:asciiTheme="minorHAnsi" w:eastAsia="Times New Roman" w:hAnsiTheme="minorHAnsi"/>
          <w:bCs/>
          <w:color w:val="000000" w:themeColor="text1"/>
          <w:sz w:val="24"/>
          <w:szCs w:val="24"/>
          <w:highlight w:val="yellow"/>
          <w:lang w:val="en-US" w:eastAsia="en-GB"/>
        </w:rPr>
        <w:t>u</w:t>
      </w:r>
      <w:r w:rsidR="003813F5" w:rsidRPr="003813F5">
        <w:rPr>
          <w:rFonts w:asciiTheme="minorHAnsi" w:eastAsia="Times New Roman" w:hAnsiTheme="minorHAnsi"/>
          <w:bCs/>
          <w:color w:val="000000" w:themeColor="text1"/>
          <w:sz w:val="24"/>
          <w:szCs w:val="24"/>
          <w:highlight w:val="yellow"/>
          <w:lang w:val="en-US" w:eastAsia="en-GB"/>
        </w:rPr>
        <w:t>a</w:t>
      </w:r>
      <w:r w:rsidR="003813F5">
        <w:rPr>
          <w:rFonts w:asciiTheme="minorHAnsi" w:eastAsia="Times New Roman" w:hAnsiTheme="minorHAnsi"/>
          <w:bCs/>
          <w:color w:val="000000" w:themeColor="text1"/>
          <w:sz w:val="24"/>
          <w:szCs w:val="24"/>
          <w:highlight w:val="yellow"/>
          <w:lang w:val="en-US" w:eastAsia="en-GB"/>
        </w:rPr>
        <w:t>t</w:t>
      </w:r>
      <w:r w:rsidR="003813F5" w:rsidRPr="003813F5">
        <w:rPr>
          <w:rFonts w:asciiTheme="minorHAnsi" w:eastAsia="Times New Roman" w:hAnsiTheme="minorHAnsi"/>
          <w:bCs/>
          <w:color w:val="000000" w:themeColor="text1"/>
          <w:sz w:val="24"/>
          <w:szCs w:val="24"/>
          <w:highlight w:val="yellow"/>
          <w:lang w:val="en-US" w:eastAsia="en-GB"/>
        </w:rPr>
        <w:t>ion from 20</w:t>
      </w:r>
      <w:r w:rsidR="003813F5">
        <w:rPr>
          <w:rFonts w:asciiTheme="minorHAnsi" w:eastAsia="Times New Roman" w:hAnsiTheme="minorHAnsi"/>
          <w:bCs/>
          <w:color w:val="000000" w:themeColor="text1"/>
          <w:sz w:val="24"/>
          <w:szCs w:val="24"/>
          <w:highlight w:val="yellow"/>
          <w:lang w:val="en-US" w:eastAsia="en-GB"/>
        </w:rPr>
        <w:t>1</w:t>
      </w:r>
      <w:r w:rsidR="003813F5" w:rsidRPr="003813F5">
        <w:rPr>
          <w:rFonts w:asciiTheme="minorHAnsi" w:eastAsia="Times New Roman" w:hAnsiTheme="minorHAnsi"/>
          <w:bCs/>
          <w:color w:val="000000" w:themeColor="text1"/>
          <w:sz w:val="24"/>
          <w:szCs w:val="24"/>
          <w:highlight w:val="yellow"/>
          <w:lang w:val="en-US" w:eastAsia="en-GB"/>
        </w:rPr>
        <w:t xml:space="preserve">5 is still valid or has been changed. </w:t>
      </w:r>
      <w:r w:rsidR="003813F5" w:rsidRPr="003813F5">
        <w:rPr>
          <w:rFonts w:asciiTheme="minorHAnsi" w:eastAsia="Times New Roman" w:hAnsiTheme="minorHAnsi"/>
          <w:bCs/>
          <w:color w:val="000000" w:themeColor="text1"/>
          <w:sz w:val="24"/>
          <w:szCs w:val="24"/>
          <w:highlight w:val="yellow"/>
          <w:lang w:val="en-US" w:eastAsia="en-GB"/>
        </w:rPr>
        <w:sym w:font="Wingdings" w:char="F0E0"/>
      </w:r>
      <w:r w:rsidR="003813F5" w:rsidRPr="003813F5">
        <w:rPr>
          <w:rFonts w:asciiTheme="minorHAnsi" w:eastAsia="Times New Roman" w:hAnsiTheme="minorHAnsi"/>
          <w:bCs/>
          <w:color w:val="000000" w:themeColor="text1"/>
          <w:sz w:val="24"/>
          <w:szCs w:val="24"/>
          <w:highlight w:val="yellow"/>
          <w:lang w:val="en-US" w:eastAsia="en-GB"/>
        </w:rPr>
        <w:t xml:space="preserve"> Please change accordingly</w:t>
      </w:r>
    </w:p>
    <w:p w14:paraId="78D05843" w14:textId="77777777" w:rsidR="007D0E23" w:rsidRPr="003D3B40"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3813F5">
        <w:rPr>
          <w:rFonts w:asciiTheme="minorHAnsi" w:eastAsia="Times New Roman" w:hAnsiTheme="minorHAnsi"/>
          <w:bCs/>
          <w:color w:val="000000" w:themeColor="text1"/>
          <w:sz w:val="24"/>
          <w:szCs w:val="24"/>
          <w:highlight w:val="yellow"/>
          <w:lang w:val="en-US" w:eastAsia="en-GB"/>
        </w:rPr>
        <w:t>Departure of participants.</w:t>
      </w:r>
    </w:p>
    <w:p w14:paraId="5B244DE3" w14:textId="77777777" w:rsidR="007D0E23" w:rsidRDefault="007D0E23" w:rsidP="004B4AEB">
      <w:pPr>
        <w:shd w:val="clear" w:color="auto" w:fill="FFFFFF"/>
        <w:spacing w:after="0" w:line="240" w:lineRule="auto"/>
        <w:jc w:val="both"/>
        <w:outlineLvl w:val="2"/>
        <w:rPr>
          <w:rFonts w:ascii="Verdana" w:eastAsia="Times New Roman" w:hAnsi="Verdana"/>
          <w:b/>
          <w:bCs/>
          <w:color w:val="909B7A"/>
          <w:sz w:val="24"/>
          <w:szCs w:val="24"/>
          <w:lang w:val="en-GB" w:eastAsia="en-GB"/>
        </w:rPr>
      </w:pPr>
    </w:p>
    <w:p w14:paraId="3597E653" w14:textId="77777777" w:rsidR="00A24BDC" w:rsidRDefault="00A24BDC">
      <w:pPr>
        <w:spacing w:after="0" w:line="240" w:lineRule="auto"/>
        <w:rPr>
          <w:rFonts w:ascii="Verdana" w:eastAsia="Times New Roman" w:hAnsi="Verdana"/>
          <w:b/>
          <w:bCs/>
          <w:color w:val="909B7A"/>
          <w:sz w:val="24"/>
          <w:szCs w:val="24"/>
          <w:lang w:val="en-GB" w:eastAsia="en-GB"/>
        </w:rPr>
      </w:pPr>
      <w:r>
        <w:rPr>
          <w:rFonts w:ascii="Verdana" w:eastAsia="Times New Roman" w:hAnsi="Verdana"/>
          <w:b/>
          <w:bCs/>
          <w:color w:val="909B7A"/>
          <w:sz w:val="24"/>
          <w:szCs w:val="24"/>
          <w:lang w:val="en-GB" w:eastAsia="en-GB"/>
        </w:rPr>
        <w:br w:type="page"/>
      </w:r>
    </w:p>
    <w:p w14:paraId="30DBFD63" w14:textId="315C1B81" w:rsidR="004B4AEB" w:rsidRPr="007A0744" w:rsidRDefault="004B4AEB" w:rsidP="004B4AEB">
      <w:pPr>
        <w:shd w:val="clear" w:color="auto" w:fill="FFFFFF"/>
        <w:spacing w:after="0" w:line="240" w:lineRule="auto"/>
        <w:jc w:val="both"/>
        <w:outlineLvl w:val="2"/>
        <w:rPr>
          <w:rFonts w:ascii="Verdana" w:eastAsia="Times New Roman" w:hAnsi="Verdana"/>
          <w:b/>
          <w:bCs/>
          <w:color w:val="909B7A"/>
          <w:sz w:val="24"/>
          <w:szCs w:val="24"/>
          <w:lang w:val="en-GB" w:eastAsia="en-GB"/>
        </w:rPr>
      </w:pPr>
      <w:r w:rsidRPr="007A0744">
        <w:rPr>
          <w:rFonts w:ascii="Verdana" w:eastAsia="Times New Roman" w:hAnsi="Verdana"/>
          <w:b/>
          <w:bCs/>
          <w:color w:val="909B7A"/>
          <w:sz w:val="24"/>
          <w:szCs w:val="24"/>
          <w:lang w:val="en-GB" w:eastAsia="en-GB"/>
        </w:rPr>
        <w:lastRenderedPageBreak/>
        <w:t>R</w:t>
      </w:r>
      <w:r>
        <w:rPr>
          <w:rFonts w:ascii="Verdana" w:eastAsia="Times New Roman" w:hAnsi="Verdana"/>
          <w:b/>
          <w:bCs/>
          <w:color w:val="909B7A"/>
          <w:sz w:val="24"/>
          <w:szCs w:val="24"/>
          <w:lang w:val="en-GB" w:eastAsia="en-GB"/>
        </w:rPr>
        <w:t xml:space="preserve">egistration Fee </w:t>
      </w:r>
    </w:p>
    <w:p w14:paraId="02948C38" w14:textId="6674917E" w:rsidR="004B4AEB" w:rsidRPr="00F66990" w:rsidRDefault="004B4AEB" w:rsidP="004B4AEB">
      <w:pPr>
        <w:pStyle w:val="Default"/>
        <w:jc w:val="both"/>
        <w:rPr>
          <w:rFonts w:asciiTheme="minorHAnsi" w:hAnsiTheme="minorHAnsi"/>
          <w:bCs/>
          <w:color w:val="000000" w:themeColor="text1"/>
          <w:highlight w:val="yellow"/>
          <w:lang w:eastAsia="en-GB"/>
        </w:rPr>
      </w:pPr>
      <w:r w:rsidRPr="008467F0">
        <w:rPr>
          <w:rFonts w:asciiTheme="minorHAnsi" w:hAnsiTheme="minorHAnsi"/>
          <w:bCs/>
          <w:color w:val="000000" w:themeColor="text1"/>
          <w:highlight w:val="yellow"/>
          <w:lang w:eastAsia="en-GB"/>
          <w:rPrChange w:id="61" w:author="John Vijgen" w:date="2022-04-07T19:06:00Z">
            <w:rPr>
              <w:rFonts w:asciiTheme="minorHAnsi" w:hAnsiTheme="minorHAnsi"/>
              <w:bCs/>
              <w:color w:val="000000" w:themeColor="text1"/>
              <w:lang w:eastAsia="en-GB"/>
            </w:rPr>
          </w:rPrChange>
        </w:rPr>
        <w:t xml:space="preserve">Registration will be managed electronically via </w:t>
      </w:r>
      <w:r w:rsidRPr="00F66990">
        <w:rPr>
          <w:rFonts w:asciiTheme="minorHAnsi" w:hAnsiTheme="minorHAnsi"/>
          <w:bCs/>
          <w:color w:val="auto"/>
          <w:highlight w:val="yellow"/>
          <w:lang w:eastAsia="en-GB"/>
          <w:rPrChange w:id="62" w:author="John Vijgen" w:date="2022-04-07T19:06:00Z">
            <w:rPr>
              <w:rFonts w:asciiTheme="minorHAnsi" w:hAnsiTheme="minorHAnsi"/>
              <w:bCs/>
              <w:color w:val="000000" w:themeColor="text1"/>
              <w:lang w:eastAsia="en-GB"/>
            </w:rPr>
          </w:rPrChange>
        </w:rPr>
        <w:t xml:space="preserve">the </w:t>
      </w:r>
      <w:proofErr w:type="spellStart"/>
      <w:r w:rsidRPr="00F66990">
        <w:rPr>
          <w:rFonts w:asciiTheme="minorHAnsi" w:hAnsiTheme="minorHAnsi"/>
          <w:b/>
          <w:color w:val="000000" w:themeColor="text1"/>
          <w:highlight w:val="yellow"/>
          <w:lang w:eastAsia="en-GB"/>
          <w:rPrChange w:id="63" w:author="John Vijgen" w:date="2022-04-07T19:06:00Z">
            <w:rPr>
              <w:rFonts w:asciiTheme="minorHAnsi" w:hAnsiTheme="minorHAnsi"/>
              <w:bCs/>
              <w:color w:val="000000" w:themeColor="text1"/>
              <w:lang w:eastAsia="en-GB"/>
            </w:rPr>
          </w:rPrChange>
        </w:rPr>
        <w:t>Lifesurfing</w:t>
      </w:r>
      <w:proofErr w:type="spellEnd"/>
      <w:ins w:id="64" w:author="John Vijgen" w:date="2022-04-07T18:50:00Z">
        <w:r w:rsidRPr="00F66990">
          <w:rPr>
            <w:rFonts w:asciiTheme="minorHAnsi" w:hAnsiTheme="minorHAnsi"/>
            <w:b/>
            <w:color w:val="auto"/>
            <w:highlight w:val="yellow"/>
            <w:lang w:eastAsia="en-GB"/>
            <w:rPrChange w:id="65" w:author="John Vijgen" w:date="2022-04-07T19:06:00Z">
              <w:rPr>
                <w:rFonts w:asciiTheme="minorHAnsi" w:hAnsiTheme="minorHAnsi"/>
                <w:bCs/>
                <w:color w:val="000000" w:themeColor="text1"/>
                <w:lang w:eastAsia="en-GB"/>
              </w:rPr>
            </w:rPrChange>
          </w:rPr>
          <w:t xml:space="preserve"> </w:t>
        </w:r>
      </w:ins>
      <w:r w:rsidR="00F66990" w:rsidRPr="00F66990">
        <w:rPr>
          <w:rFonts w:asciiTheme="minorHAnsi" w:hAnsiTheme="minorHAnsi"/>
          <w:b/>
          <w:color w:val="000000" w:themeColor="text1"/>
          <w:highlight w:val="yellow"/>
          <w:lang w:eastAsia="en-GB"/>
        </w:rPr>
        <w:t>14</w:t>
      </w:r>
      <w:r w:rsidR="00F66990" w:rsidRPr="00F66990">
        <w:rPr>
          <w:rFonts w:asciiTheme="minorHAnsi" w:hAnsiTheme="minorHAnsi"/>
          <w:b/>
          <w:color w:val="000000" w:themeColor="text1"/>
          <w:highlight w:val="yellow"/>
          <w:vertAlign w:val="superscript"/>
          <w:lang w:eastAsia="en-GB"/>
        </w:rPr>
        <w:t>th</w:t>
      </w:r>
      <w:r w:rsidR="00F66990" w:rsidRPr="00F66990">
        <w:rPr>
          <w:rFonts w:asciiTheme="minorHAnsi" w:hAnsiTheme="minorHAnsi"/>
          <w:b/>
          <w:color w:val="000000" w:themeColor="text1"/>
          <w:highlight w:val="yellow"/>
          <w:lang w:eastAsia="en-GB"/>
        </w:rPr>
        <w:t xml:space="preserve"> </w:t>
      </w:r>
      <w:r w:rsidRPr="00F66990">
        <w:rPr>
          <w:rFonts w:asciiTheme="minorHAnsi" w:hAnsiTheme="minorHAnsi"/>
          <w:b/>
          <w:color w:val="000000" w:themeColor="text1"/>
          <w:highlight w:val="yellow"/>
          <w:lang w:eastAsia="en-GB"/>
          <w:rPrChange w:id="66" w:author="John Vijgen" w:date="2022-04-07T19:06:00Z">
            <w:rPr>
              <w:rFonts w:asciiTheme="minorHAnsi" w:hAnsiTheme="minorHAnsi"/>
              <w:bCs/>
              <w:color w:val="000000" w:themeColor="text1"/>
              <w:lang w:eastAsia="en-GB"/>
            </w:rPr>
          </w:rPrChange>
        </w:rPr>
        <w:t>Forum website</w:t>
      </w:r>
      <w:r w:rsidRPr="008467F0">
        <w:rPr>
          <w:rFonts w:asciiTheme="minorHAnsi" w:hAnsiTheme="minorHAnsi"/>
          <w:bCs/>
          <w:color w:val="000000" w:themeColor="text1"/>
          <w:highlight w:val="yellow"/>
          <w:lang w:eastAsia="en-GB"/>
          <w:rPrChange w:id="67" w:author="John Vijgen" w:date="2022-04-07T19:06:00Z">
            <w:rPr>
              <w:rFonts w:asciiTheme="minorHAnsi" w:hAnsiTheme="minorHAnsi"/>
              <w:bCs/>
              <w:color w:val="000000" w:themeColor="text1"/>
              <w:lang w:eastAsia="en-GB"/>
            </w:rPr>
          </w:rPrChange>
        </w:rPr>
        <w:t xml:space="preserve"> </w:t>
      </w:r>
      <w:r w:rsidR="00F66990">
        <w:rPr>
          <w:rFonts w:asciiTheme="minorHAnsi" w:hAnsiTheme="minorHAnsi"/>
          <w:bCs/>
          <w:color w:val="000000" w:themeColor="text1"/>
          <w:highlight w:val="yellow"/>
          <w:lang w:eastAsia="en-GB"/>
        </w:rPr>
        <w:t>(</w:t>
      </w:r>
      <w:r w:rsidR="00F66990" w:rsidRPr="00F66990">
        <w:rPr>
          <w:rFonts w:asciiTheme="minorHAnsi" w:hAnsiTheme="minorHAnsi"/>
          <w:bCs/>
          <w:i/>
          <w:iCs/>
          <w:color w:val="000000" w:themeColor="text1"/>
          <w:highlight w:val="yellow"/>
          <w:lang w:eastAsia="en-GB"/>
        </w:rPr>
        <w:t>under development</w:t>
      </w:r>
      <w:r w:rsidR="00F66990">
        <w:rPr>
          <w:rFonts w:asciiTheme="minorHAnsi" w:hAnsiTheme="minorHAnsi"/>
          <w:bCs/>
          <w:color w:val="000000" w:themeColor="text1"/>
          <w:highlight w:val="yellow"/>
          <w:lang w:eastAsia="en-GB"/>
        </w:rPr>
        <w:t>)</w:t>
      </w:r>
      <w:r w:rsidR="00F66990" w:rsidRPr="008467F0">
        <w:rPr>
          <w:rFonts w:asciiTheme="minorHAnsi" w:hAnsiTheme="minorHAnsi"/>
          <w:bCs/>
          <w:color w:val="000000" w:themeColor="text1"/>
          <w:highlight w:val="yellow"/>
          <w:lang w:eastAsia="en-GB"/>
        </w:rPr>
        <w:t xml:space="preserve"> </w:t>
      </w:r>
    </w:p>
    <w:p w14:paraId="17D3FE3D" w14:textId="4F5E0B7D" w:rsidR="004B4AEB" w:rsidRPr="001600A3" w:rsidRDefault="004B4AEB" w:rsidP="004B4AEB">
      <w:pPr>
        <w:pStyle w:val="Default"/>
        <w:jc w:val="both"/>
        <w:rPr>
          <w:rFonts w:asciiTheme="minorHAnsi" w:hAnsiTheme="minorHAnsi"/>
        </w:rPr>
      </w:pPr>
      <w:r w:rsidRPr="00F66990">
        <w:rPr>
          <w:rFonts w:asciiTheme="minorHAnsi" w:hAnsiTheme="minorHAnsi"/>
          <w:highlight w:val="yellow"/>
        </w:rPr>
        <w:t xml:space="preserve">Submitting the electronic Registration </w:t>
      </w:r>
      <w:proofErr w:type="gramStart"/>
      <w:r w:rsidRPr="00F66990">
        <w:rPr>
          <w:rFonts w:asciiTheme="minorHAnsi" w:hAnsiTheme="minorHAnsi"/>
          <w:highlight w:val="yellow"/>
        </w:rPr>
        <w:t>Form  is</w:t>
      </w:r>
      <w:proofErr w:type="gramEnd"/>
      <w:r w:rsidRPr="00F66990">
        <w:rPr>
          <w:rFonts w:asciiTheme="minorHAnsi" w:hAnsiTheme="minorHAnsi"/>
          <w:highlight w:val="yellow"/>
        </w:rPr>
        <w:t xml:space="preserve"> required if you wish to participate in the Forum and have your oral or poster presentation included in the Forum schedule.</w:t>
      </w:r>
      <w:r w:rsidR="00F66990" w:rsidRPr="00F66990">
        <w:rPr>
          <w:rFonts w:asciiTheme="minorHAnsi" w:hAnsiTheme="minorHAnsi"/>
          <w:highlight w:val="yellow"/>
        </w:rPr>
        <w:t>-&gt; Alicia and Elena-Please input and actions needed asap!</w:t>
      </w:r>
    </w:p>
    <w:p w14:paraId="3ACD1EFD" w14:textId="77777777" w:rsidR="004B4AEB" w:rsidRPr="000A0C60" w:rsidRDefault="004B4AEB" w:rsidP="004B4AEB">
      <w:pPr>
        <w:shd w:val="clear" w:color="auto" w:fill="FFFFFF"/>
        <w:spacing w:after="0" w:line="240" w:lineRule="auto"/>
        <w:jc w:val="both"/>
        <w:outlineLvl w:val="2"/>
        <w:rPr>
          <w:rFonts w:asciiTheme="minorHAnsi" w:eastAsia="Times New Roman" w:hAnsiTheme="minorHAnsi"/>
          <w:bCs/>
          <w:color w:val="000000" w:themeColor="text1"/>
          <w:sz w:val="24"/>
          <w:szCs w:val="24"/>
          <w:lang w:val="en-GB" w:eastAsia="en-GB"/>
        </w:rPr>
      </w:pPr>
    </w:p>
    <w:p w14:paraId="6A2A9C8F" w14:textId="77777777" w:rsidR="004B4AEB" w:rsidRPr="001600A3" w:rsidRDefault="004B4AEB" w:rsidP="004B4AEB">
      <w:pPr>
        <w:pStyle w:val="Default"/>
        <w:jc w:val="both"/>
        <w:rPr>
          <w:rFonts w:asciiTheme="minorHAnsi" w:hAnsiTheme="minorHAnsi"/>
          <w:b/>
          <w:color w:val="000000" w:themeColor="text1"/>
          <w:lang w:eastAsia="en-GB"/>
        </w:rPr>
      </w:pPr>
      <w:r w:rsidRPr="00E843AC">
        <w:rPr>
          <w:rFonts w:asciiTheme="minorHAnsi" w:hAnsiTheme="minorHAnsi"/>
          <w:bCs/>
          <w:color w:val="000000" w:themeColor="text1"/>
          <w:lang w:eastAsia="en-GB"/>
        </w:rPr>
        <w:t xml:space="preserve">Electronic registration will be opened on </w:t>
      </w:r>
      <w:r>
        <w:rPr>
          <w:rFonts w:asciiTheme="minorHAnsi" w:hAnsiTheme="minorHAnsi"/>
          <w:b/>
          <w:color w:val="000000" w:themeColor="text1"/>
          <w:lang w:eastAsia="en-GB"/>
        </w:rPr>
        <w:t>July 21</w:t>
      </w:r>
      <w:r>
        <w:rPr>
          <w:rFonts w:asciiTheme="minorHAnsi" w:hAnsiTheme="minorHAnsi"/>
          <w:b/>
          <w:color w:val="000000" w:themeColor="text1"/>
          <w:vertAlign w:val="superscript"/>
          <w:lang w:eastAsia="en-GB"/>
        </w:rPr>
        <w:t>st</w:t>
      </w:r>
      <w:proofErr w:type="gramStart"/>
      <w:r w:rsidRPr="00E843AC">
        <w:rPr>
          <w:rFonts w:asciiTheme="minorHAnsi" w:hAnsiTheme="minorHAnsi"/>
          <w:b/>
          <w:color w:val="000000" w:themeColor="text1"/>
          <w:lang w:eastAsia="en-GB"/>
        </w:rPr>
        <w:t xml:space="preserve"> 20</w:t>
      </w:r>
      <w:r>
        <w:rPr>
          <w:rFonts w:asciiTheme="minorHAnsi" w:hAnsiTheme="minorHAnsi"/>
          <w:b/>
          <w:color w:val="000000" w:themeColor="text1"/>
          <w:lang w:eastAsia="en-GB"/>
        </w:rPr>
        <w:t>22</w:t>
      </w:r>
      <w:proofErr w:type="gramEnd"/>
      <w:r w:rsidRPr="00E843AC">
        <w:rPr>
          <w:rFonts w:asciiTheme="minorHAnsi" w:hAnsiTheme="minorHAnsi"/>
          <w:b/>
          <w:color w:val="000000" w:themeColor="text1"/>
          <w:lang w:eastAsia="en-GB"/>
        </w:rPr>
        <w:t>;</w:t>
      </w:r>
      <w:r w:rsidRPr="001600A3">
        <w:rPr>
          <w:rFonts w:asciiTheme="minorHAnsi" w:hAnsiTheme="minorHAnsi"/>
          <w:b/>
          <w:color w:val="000000" w:themeColor="text1"/>
          <w:lang w:eastAsia="en-GB"/>
        </w:rPr>
        <w:t xml:space="preserve"> the procedure to register on line will be published in the second announcement.</w:t>
      </w:r>
    </w:p>
    <w:p w14:paraId="7FC5132E" w14:textId="77777777" w:rsidR="004B4AEB" w:rsidRPr="001600A3" w:rsidRDefault="004B4AEB" w:rsidP="004B4AEB">
      <w:pPr>
        <w:pStyle w:val="Default"/>
        <w:jc w:val="both"/>
        <w:rPr>
          <w:rFonts w:asciiTheme="minorHAnsi" w:hAnsiTheme="minorHAnsi"/>
        </w:rPr>
      </w:pPr>
      <w:r w:rsidRPr="00E843AC">
        <w:rPr>
          <w:rFonts w:asciiTheme="minorHAnsi" w:hAnsiTheme="minorHAnsi"/>
          <w:b/>
          <w:color w:val="000000" w:themeColor="text1"/>
          <w:lang w:eastAsia="en-GB"/>
        </w:rPr>
        <w:t xml:space="preserve">The deadline for registration: </w:t>
      </w:r>
      <w:r>
        <w:rPr>
          <w:rFonts w:asciiTheme="minorHAnsi" w:hAnsiTheme="minorHAnsi"/>
          <w:b/>
          <w:color w:val="000000" w:themeColor="text1"/>
          <w:lang w:eastAsia="en-GB"/>
        </w:rPr>
        <w:t>Decem</w:t>
      </w:r>
      <w:r w:rsidRPr="00E843AC">
        <w:rPr>
          <w:rFonts w:asciiTheme="minorHAnsi" w:hAnsiTheme="minorHAnsi"/>
          <w:b/>
          <w:color w:val="000000" w:themeColor="text1"/>
          <w:lang w:eastAsia="en-GB"/>
        </w:rPr>
        <w:t xml:space="preserve">ber </w:t>
      </w:r>
      <w:r>
        <w:rPr>
          <w:rFonts w:asciiTheme="minorHAnsi" w:hAnsiTheme="minorHAnsi"/>
          <w:b/>
          <w:color w:val="000000" w:themeColor="text1"/>
          <w:lang w:eastAsia="en-GB"/>
        </w:rPr>
        <w:t>2</w:t>
      </w:r>
      <w:r w:rsidRPr="00E843AC">
        <w:rPr>
          <w:rFonts w:asciiTheme="minorHAnsi" w:hAnsiTheme="minorHAnsi"/>
          <w:b/>
          <w:color w:val="000000" w:themeColor="text1"/>
          <w:lang w:eastAsia="en-GB"/>
        </w:rPr>
        <w:t>1</w:t>
      </w:r>
      <w:r>
        <w:rPr>
          <w:rFonts w:asciiTheme="minorHAnsi" w:hAnsiTheme="minorHAnsi"/>
          <w:b/>
          <w:color w:val="000000" w:themeColor="text1"/>
          <w:vertAlign w:val="superscript"/>
          <w:lang w:eastAsia="en-GB"/>
        </w:rPr>
        <w:t>st</w:t>
      </w:r>
      <w:r w:rsidRPr="00E843AC">
        <w:rPr>
          <w:rFonts w:asciiTheme="minorHAnsi" w:hAnsiTheme="minorHAnsi"/>
          <w:b/>
          <w:color w:val="000000" w:themeColor="text1"/>
          <w:lang w:eastAsia="en-GB"/>
        </w:rPr>
        <w:t>, 20</w:t>
      </w:r>
      <w:r>
        <w:rPr>
          <w:rFonts w:asciiTheme="minorHAnsi" w:hAnsiTheme="minorHAnsi"/>
          <w:b/>
          <w:color w:val="000000" w:themeColor="text1"/>
          <w:lang w:eastAsia="en-GB"/>
        </w:rPr>
        <w:t>22</w:t>
      </w:r>
      <w:r w:rsidRPr="00E843AC">
        <w:rPr>
          <w:rFonts w:asciiTheme="minorHAnsi" w:hAnsiTheme="minorHAnsi"/>
          <w:b/>
          <w:color w:val="000000" w:themeColor="text1"/>
          <w:lang w:eastAsia="en-GB"/>
        </w:rPr>
        <w:t>.</w:t>
      </w:r>
    </w:p>
    <w:p w14:paraId="467DC7DE" w14:textId="77777777" w:rsidR="004B4AEB" w:rsidRPr="000A0C60" w:rsidRDefault="004B4AEB" w:rsidP="004B4AEB">
      <w:pPr>
        <w:shd w:val="clear" w:color="auto" w:fill="FFFFFF"/>
        <w:spacing w:after="0" w:line="240" w:lineRule="auto"/>
        <w:jc w:val="both"/>
        <w:outlineLvl w:val="2"/>
        <w:rPr>
          <w:rFonts w:asciiTheme="minorHAnsi" w:eastAsia="Times New Roman" w:hAnsiTheme="minorHAnsi"/>
          <w:bCs/>
          <w:color w:val="000000" w:themeColor="text1"/>
          <w:sz w:val="24"/>
          <w:szCs w:val="24"/>
          <w:lang w:val="en-GB" w:eastAsia="en-GB"/>
        </w:rPr>
      </w:pPr>
    </w:p>
    <w:p w14:paraId="626968BD" w14:textId="1093A61A" w:rsidR="004B4AEB" w:rsidRDefault="004B4AEB" w:rsidP="004B4AEB">
      <w:pPr>
        <w:shd w:val="clear" w:color="auto" w:fill="FFFFFF"/>
        <w:spacing w:after="0" w:line="240" w:lineRule="auto"/>
        <w:jc w:val="both"/>
        <w:outlineLvl w:val="2"/>
        <w:rPr>
          <w:rFonts w:asciiTheme="minorHAnsi" w:hAnsiTheme="minorHAnsi"/>
          <w:sz w:val="24"/>
          <w:szCs w:val="24"/>
          <w:lang w:val="en-US"/>
        </w:rPr>
      </w:pPr>
      <w:r w:rsidRPr="001600A3">
        <w:rPr>
          <w:rFonts w:asciiTheme="minorHAnsi" w:hAnsiTheme="minorHAnsi"/>
          <w:sz w:val="24"/>
          <w:szCs w:val="24"/>
          <w:lang w:val="en-US"/>
        </w:rPr>
        <w:t xml:space="preserve">The Forum participation fee </w:t>
      </w:r>
      <w:r w:rsidRPr="00AC3F36">
        <w:rPr>
          <w:rFonts w:asciiTheme="minorHAnsi" w:hAnsiTheme="minorHAnsi"/>
          <w:sz w:val="24"/>
          <w:szCs w:val="24"/>
          <w:highlight w:val="green"/>
          <w:lang w:val="en-US"/>
          <w:rPrChange w:id="68" w:author="John Vijgen" w:date="2022-04-07T18:55:00Z">
            <w:rPr>
              <w:rFonts w:asciiTheme="minorHAnsi" w:hAnsiTheme="minorHAnsi"/>
              <w:sz w:val="24"/>
              <w:szCs w:val="24"/>
              <w:lang w:val="en-US"/>
            </w:rPr>
          </w:rPrChange>
        </w:rPr>
        <w:t>is € 200</w:t>
      </w:r>
      <w:r w:rsidRPr="00F141DB">
        <w:rPr>
          <w:rFonts w:asciiTheme="minorHAnsi" w:hAnsiTheme="minorHAnsi"/>
          <w:sz w:val="24"/>
          <w:szCs w:val="24"/>
          <w:highlight w:val="green"/>
          <w:lang w:val="en-US"/>
        </w:rPr>
        <w:t>.</w:t>
      </w:r>
      <w:r w:rsidR="00F141DB" w:rsidRPr="00F141DB">
        <w:rPr>
          <w:rFonts w:asciiTheme="minorHAnsi" w:hAnsiTheme="minorHAnsi"/>
          <w:sz w:val="24"/>
          <w:szCs w:val="24"/>
          <w:highlight w:val="green"/>
          <w:lang w:val="en-US"/>
        </w:rPr>
        <w:t xml:space="preserve"> (I think we can increase to €300)</w:t>
      </w:r>
      <w:r w:rsidRPr="001600A3">
        <w:rPr>
          <w:rFonts w:asciiTheme="minorHAnsi" w:hAnsiTheme="minorHAnsi"/>
          <w:sz w:val="24"/>
          <w:szCs w:val="24"/>
          <w:lang w:val="en-US"/>
        </w:rPr>
        <w:t xml:space="preserve"> The fee must be paid during the electronic registration. This covers participation in all presentations, coffee breaks, lunches, welcome reception, </w:t>
      </w:r>
      <w:proofErr w:type="gramStart"/>
      <w:r w:rsidRPr="00F141DB">
        <w:rPr>
          <w:rFonts w:asciiTheme="minorHAnsi" w:hAnsiTheme="minorHAnsi"/>
          <w:sz w:val="24"/>
          <w:szCs w:val="24"/>
          <w:highlight w:val="green"/>
          <w:lang w:val="en-US"/>
        </w:rPr>
        <w:t>dinner</w:t>
      </w:r>
      <w:r w:rsidR="00F141DB">
        <w:rPr>
          <w:rFonts w:asciiTheme="minorHAnsi" w:hAnsiTheme="minorHAnsi"/>
          <w:sz w:val="24"/>
          <w:szCs w:val="24"/>
          <w:lang w:val="en-US"/>
        </w:rPr>
        <w:t>(</w:t>
      </w:r>
      <w:proofErr w:type="gramEnd"/>
      <w:r w:rsidR="00F141DB">
        <w:rPr>
          <w:rFonts w:asciiTheme="minorHAnsi" w:hAnsiTheme="minorHAnsi"/>
          <w:sz w:val="24"/>
          <w:szCs w:val="24"/>
          <w:lang w:val="en-US"/>
        </w:rPr>
        <w:t>2???)</w:t>
      </w:r>
      <w:r w:rsidRPr="001600A3">
        <w:rPr>
          <w:rFonts w:asciiTheme="minorHAnsi" w:hAnsiTheme="minorHAnsi"/>
          <w:sz w:val="24"/>
          <w:szCs w:val="24"/>
          <w:lang w:val="en-US"/>
        </w:rPr>
        <w:t xml:space="preserve"> and</w:t>
      </w:r>
      <w:r w:rsidRPr="001600A3">
        <w:rPr>
          <w:rFonts w:asciiTheme="minorHAnsi" w:hAnsiTheme="minorHAnsi"/>
          <w:i/>
          <w:iCs/>
          <w:sz w:val="24"/>
          <w:szCs w:val="24"/>
          <w:lang w:val="en-US"/>
        </w:rPr>
        <w:t xml:space="preserve"> </w:t>
      </w:r>
      <w:r w:rsidRPr="001600A3">
        <w:rPr>
          <w:rFonts w:asciiTheme="minorHAnsi" w:hAnsiTheme="minorHAnsi"/>
          <w:sz w:val="24"/>
          <w:szCs w:val="24"/>
          <w:lang w:val="en-US"/>
        </w:rPr>
        <w:t xml:space="preserve">field trip. The fee it will include the later delivery of the electronic version of the “Forum Book”, </w:t>
      </w:r>
      <w:proofErr w:type="gramStart"/>
      <w:r w:rsidRPr="001600A3">
        <w:rPr>
          <w:rFonts w:asciiTheme="minorHAnsi" w:hAnsiTheme="minorHAnsi"/>
          <w:sz w:val="24"/>
          <w:szCs w:val="24"/>
          <w:lang w:val="en-US"/>
        </w:rPr>
        <w:t>as well as,</w:t>
      </w:r>
      <w:proofErr w:type="gramEnd"/>
      <w:r w:rsidRPr="001600A3">
        <w:rPr>
          <w:rFonts w:asciiTheme="minorHAnsi" w:hAnsiTheme="minorHAnsi"/>
          <w:sz w:val="24"/>
          <w:szCs w:val="24"/>
          <w:lang w:val="en-US"/>
        </w:rPr>
        <w:t xml:space="preserve"> a “1</w:t>
      </w:r>
      <w:r>
        <w:rPr>
          <w:rFonts w:asciiTheme="minorHAnsi" w:hAnsiTheme="minorHAnsi"/>
          <w:sz w:val="24"/>
          <w:szCs w:val="24"/>
          <w:lang w:val="en-US"/>
        </w:rPr>
        <w:t>4</w:t>
      </w:r>
      <w:r w:rsidRPr="001600A3">
        <w:rPr>
          <w:rFonts w:asciiTheme="minorHAnsi" w:hAnsiTheme="minorHAnsi"/>
          <w:sz w:val="24"/>
          <w:szCs w:val="24"/>
          <w:vertAlign w:val="superscript"/>
          <w:lang w:val="en-US"/>
        </w:rPr>
        <w:t>th</w:t>
      </w:r>
      <w:r w:rsidRPr="001600A3">
        <w:rPr>
          <w:rFonts w:asciiTheme="minorHAnsi" w:hAnsiTheme="minorHAnsi"/>
          <w:sz w:val="24"/>
          <w:szCs w:val="24"/>
          <w:lang w:val="en-US"/>
        </w:rPr>
        <w:t xml:space="preserve"> Forum Bag” which includes some gifts.</w:t>
      </w:r>
      <w:r w:rsidR="00C57728">
        <w:rPr>
          <w:rFonts w:asciiTheme="minorHAnsi" w:hAnsiTheme="minorHAnsi"/>
          <w:sz w:val="24"/>
          <w:szCs w:val="24"/>
          <w:lang w:val="en-US"/>
        </w:rPr>
        <w:t xml:space="preserve"> </w:t>
      </w:r>
      <w:r w:rsidR="00C57728" w:rsidRPr="00C57728">
        <w:rPr>
          <w:rFonts w:asciiTheme="minorHAnsi" w:hAnsiTheme="minorHAnsi"/>
          <w:sz w:val="24"/>
          <w:szCs w:val="24"/>
          <w:highlight w:val="yellow"/>
          <w:lang w:val="en-US"/>
        </w:rPr>
        <w:t>The electronic abstract book can be downloaded during the Forum!! (Alicia/Elena agree??</w:t>
      </w:r>
      <w:r w:rsidR="00F66990" w:rsidRPr="00C57728">
        <w:rPr>
          <w:rFonts w:asciiTheme="minorHAnsi" w:hAnsiTheme="minorHAnsi"/>
          <w:sz w:val="24"/>
          <w:szCs w:val="24"/>
          <w:highlight w:val="yellow"/>
          <w:lang w:val="en-US"/>
        </w:rPr>
        <w:t>-</w:t>
      </w:r>
      <w:r w:rsidR="00F66990" w:rsidRPr="00C57728">
        <w:rPr>
          <w:rFonts w:asciiTheme="minorHAnsi" w:hAnsiTheme="minorHAnsi"/>
          <w:sz w:val="24"/>
          <w:szCs w:val="24"/>
          <w:highlight w:val="yellow"/>
          <w:lang w:val="en-US"/>
        </w:rPr>
        <w:sym w:font="Wingdings" w:char="F0E0"/>
      </w:r>
      <w:r w:rsidR="00F66990" w:rsidRPr="00C57728">
        <w:rPr>
          <w:rFonts w:asciiTheme="minorHAnsi" w:hAnsiTheme="minorHAnsi"/>
          <w:sz w:val="24"/>
          <w:szCs w:val="24"/>
          <w:highlight w:val="yellow"/>
          <w:lang w:val="en-US"/>
        </w:rPr>
        <w:t>Alicia/Elena-please check if you agree on this (</w:t>
      </w:r>
      <w:r w:rsidR="00C57728" w:rsidRPr="00C57728">
        <w:rPr>
          <w:rFonts w:asciiTheme="minorHAnsi" w:hAnsiTheme="minorHAnsi"/>
          <w:sz w:val="24"/>
          <w:szCs w:val="24"/>
          <w:highlight w:val="yellow"/>
          <w:lang w:val="en-US"/>
        </w:rPr>
        <w:t xml:space="preserve">also Forum bag </w:t>
      </w:r>
      <w:proofErr w:type="spellStart"/>
      <w:r w:rsidR="00C57728" w:rsidRPr="00C57728">
        <w:rPr>
          <w:rFonts w:asciiTheme="minorHAnsi" w:hAnsiTheme="minorHAnsi"/>
          <w:sz w:val="24"/>
          <w:szCs w:val="24"/>
          <w:highlight w:val="yellow"/>
          <w:lang w:val="en-US"/>
        </w:rPr>
        <w:t>etc</w:t>
      </w:r>
      <w:proofErr w:type="spellEnd"/>
      <w:r w:rsidR="00C57728" w:rsidRPr="00C57728">
        <w:rPr>
          <w:rFonts w:asciiTheme="minorHAnsi" w:hAnsiTheme="minorHAnsi"/>
          <w:sz w:val="24"/>
          <w:szCs w:val="24"/>
          <w:highlight w:val="yellow"/>
          <w:lang w:val="en-US"/>
        </w:rPr>
        <w:t xml:space="preserve"> costs!!!)</w:t>
      </w:r>
    </w:p>
    <w:p w14:paraId="49371D73" w14:textId="627199F8" w:rsidR="00C57728" w:rsidRDefault="00C57728" w:rsidP="004B4AEB">
      <w:pPr>
        <w:shd w:val="clear" w:color="auto" w:fill="FFFFFF"/>
        <w:spacing w:after="0" w:line="240" w:lineRule="auto"/>
        <w:jc w:val="both"/>
        <w:outlineLvl w:val="2"/>
        <w:rPr>
          <w:rFonts w:asciiTheme="minorHAnsi" w:hAnsiTheme="minorHAnsi"/>
          <w:sz w:val="24"/>
          <w:szCs w:val="24"/>
          <w:lang w:val="en-US"/>
        </w:rPr>
      </w:pPr>
    </w:p>
    <w:p w14:paraId="3B2CAD17" w14:textId="0B53768C" w:rsidR="00C57728" w:rsidRDefault="00C57728" w:rsidP="004B4AEB">
      <w:pPr>
        <w:shd w:val="clear" w:color="auto" w:fill="FFFFFF"/>
        <w:spacing w:after="0" w:line="240" w:lineRule="auto"/>
        <w:jc w:val="both"/>
        <w:outlineLvl w:val="2"/>
        <w:rPr>
          <w:rFonts w:asciiTheme="minorHAnsi" w:hAnsiTheme="minorHAnsi"/>
          <w:sz w:val="24"/>
          <w:szCs w:val="24"/>
          <w:lang w:val="en-US"/>
        </w:rPr>
      </w:pPr>
      <w:r w:rsidRPr="00C57728">
        <w:rPr>
          <w:rFonts w:asciiTheme="minorHAnsi" w:hAnsiTheme="minorHAnsi"/>
          <w:sz w:val="24"/>
          <w:szCs w:val="24"/>
          <w:highlight w:val="yellow"/>
          <w:lang w:val="en-US"/>
        </w:rPr>
        <w:t xml:space="preserve">Forum participation online is possible for all other participants that are unable to travel. The </w:t>
      </w:r>
      <w:proofErr w:type="gramStart"/>
      <w:r w:rsidRPr="00C57728">
        <w:rPr>
          <w:rFonts w:asciiTheme="minorHAnsi" w:hAnsiTheme="minorHAnsi"/>
          <w:sz w:val="24"/>
          <w:szCs w:val="24"/>
          <w:highlight w:val="yellow"/>
          <w:lang w:val="en-US"/>
        </w:rPr>
        <w:t>on line</w:t>
      </w:r>
      <w:proofErr w:type="gramEnd"/>
      <w:r w:rsidRPr="00C57728">
        <w:rPr>
          <w:rFonts w:asciiTheme="minorHAnsi" w:hAnsiTheme="minorHAnsi"/>
          <w:sz w:val="24"/>
          <w:szCs w:val="24"/>
          <w:highlight w:val="yellow"/>
          <w:lang w:val="en-US"/>
        </w:rPr>
        <w:t xml:space="preserve"> fee </w:t>
      </w:r>
      <w:r w:rsidRPr="00F141DB">
        <w:rPr>
          <w:rFonts w:asciiTheme="minorHAnsi" w:hAnsiTheme="minorHAnsi"/>
          <w:sz w:val="24"/>
          <w:szCs w:val="24"/>
          <w:highlight w:val="green"/>
          <w:lang w:val="en-US"/>
        </w:rPr>
        <w:t>is €100 (proposal-Agree??</w:t>
      </w:r>
    </w:p>
    <w:p w14:paraId="5E0F581D" w14:textId="0DB436D1" w:rsidR="00C57728" w:rsidRDefault="00C57728" w:rsidP="004B4AEB">
      <w:pPr>
        <w:shd w:val="clear" w:color="auto" w:fill="FFFFFF"/>
        <w:spacing w:after="0" w:line="240" w:lineRule="auto"/>
        <w:jc w:val="both"/>
        <w:outlineLvl w:val="2"/>
        <w:rPr>
          <w:rFonts w:asciiTheme="minorHAnsi" w:hAnsiTheme="minorHAnsi"/>
          <w:sz w:val="24"/>
          <w:szCs w:val="24"/>
          <w:lang w:val="en-US"/>
        </w:rPr>
      </w:pPr>
    </w:p>
    <w:p w14:paraId="55A7A114" w14:textId="74CFF199" w:rsidR="00C57728" w:rsidRDefault="005D0F76" w:rsidP="004B4AEB">
      <w:pPr>
        <w:shd w:val="clear" w:color="auto" w:fill="FFFFFF"/>
        <w:spacing w:after="0" w:line="240" w:lineRule="auto"/>
        <w:jc w:val="both"/>
        <w:outlineLvl w:val="2"/>
        <w:rPr>
          <w:rFonts w:asciiTheme="minorHAnsi" w:hAnsiTheme="minorHAnsi"/>
          <w:sz w:val="24"/>
          <w:szCs w:val="24"/>
          <w:lang w:val="en-US"/>
        </w:rPr>
      </w:pPr>
      <w:r>
        <w:rPr>
          <w:rFonts w:asciiTheme="minorHAnsi" w:hAnsiTheme="minorHAnsi"/>
          <w:sz w:val="24"/>
          <w:szCs w:val="24"/>
          <w:lang w:val="en-US"/>
        </w:rPr>
        <w:t xml:space="preserve">Sponsors that are interesting of supporting the Forum </w:t>
      </w:r>
    </w:p>
    <w:p w14:paraId="0464DEAF" w14:textId="2CBF8CFB" w:rsidR="00C57728" w:rsidRDefault="00C57728" w:rsidP="004B4AEB">
      <w:pPr>
        <w:shd w:val="clear" w:color="auto" w:fill="FFFFFF"/>
        <w:spacing w:after="0" w:line="240" w:lineRule="auto"/>
        <w:jc w:val="both"/>
        <w:outlineLvl w:val="2"/>
        <w:rPr>
          <w:rFonts w:asciiTheme="minorHAnsi" w:hAnsiTheme="minorHAnsi"/>
          <w:sz w:val="24"/>
          <w:szCs w:val="24"/>
          <w:lang w:val="en-US"/>
        </w:rPr>
      </w:pPr>
    </w:p>
    <w:p w14:paraId="4B9055DF" w14:textId="77777777" w:rsidR="00C57728" w:rsidRPr="001600A3" w:rsidRDefault="00C57728" w:rsidP="004B4AEB">
      <w:pPr>
        <w:shd w:val="clear" w:color="auto" w:fill="FFFFFF"/>
        <w:spacing w:after="0" w:line="240" w:lineRule="auto"/>
        <w:jc w:val="both"/>
        <w:outlineLvl w:val="2"/>
        <w:rPr>
          <w:rFonts w:asciiTheme="minorHAnsi" w:hAnsiTheme="minorHAnsi"/>
          <w:sz w:val="24"/>
          <w:szCs w:val="24"/>
          <w:lang w:val="en-US"/>
        </w:rPr>
      </w:pPr>
    </w:p>
    <w:p w14:paraId="00E3F361" w14:textId="77777777" w:rsidR="004B4AEB" w:rsidRDefault="004B4AEB" w:rsidP="004B4AEB">
      <w:pPr>
        <w:shd w:val="clear" w:color="auto" w:fill="FFFFFF"/>
        <w:spacing w:after="0" w:line="240" w:lineRule="auto"/>
        <w:jc w:val="both"/>
        <w:outlineLvl w:val="2"/>
        <w:rPr>
          <w:rFonts w:asciiTheme="minorHAnsi" w:eastAsia="Times New Roman" w:hAnsiTheme="minorHAnsi"/>
          <w:b/>
          <w:bCs/>
          <w:color w:val="000000" w:themeColor="text1"/>
          <w:sz w:val="24"/>
          <w:szCs w:val="24"/>
          <w:lang w:val="en-GB" w:eastAsia="en-GB"/>
        </w:rPr>
      </w:pPr>
      <w:r w:rsidRPr="001600A3">
        <w:rPr>
          <w:rFonts w:asciiTheme="minorHAnsi" w:eastAsia="Times New Roman" w:hAnsiTheme="minorHAnsi"/>
          <w:b/>
          <w:bCs/>
          <w:color w:val="000000" w:themeColor="text1"/>
          <w:sz w:val="24"/>
          <w:szCs w:val="24"/>
          <w:lang w:val="en-GB" w:eastAsia="en-GB"/>
        </w:rPr>
        <w:t>Please remind: Participants that have only registered and not paid will be deleted from the registration!</w:t>
      </w:r>
    </w:p>
    <w:p w14:paraId="49B1D104" w14:textId="77777777" w:rsidR="004B4AEB" w:rsidRDefault="004B4AEB" w:rsidP="004B4AEB">
      <w:pPr>
        <w:pStyle w:val="Overskrift3"/>
        <w:shd w:val="clear" w:color="auto" w:fill="FFFFFF"/>
        <w:spacing w:before="0" w:beforeAutospacing="0" w:after="0" w:afterAutospacing="0"/>
        <w:jc w:val="both"/>
        <w:rPr>
          <w:rFonts w:ascii="Verdana" w:hAnsi="Verdana"/>
          <w:color w:val="909B7A"/>
          <w:sz w:val="24"/>
          <w:szCs w:val="24"/>
        </w:rPr>
      </w:pPr>
      <w:r w:rsidRPr="00EC738B">
        <w:rPr>
          <w:rFonts w:ascii="Verdana" w:hAnsi="Verdana"/>
          <w:color w:val="909B7A"/>
          <w:sz w:val="24"/>
          <w:szCs w:val="24"/>
          <w:lang w:val="en-GB"/>
        </w:rPr>
        <w:t>Languages</w:t>
      </w:r>
      <w:r>
        <w:rPr>
          <w:rFonts w:ascii="Verdana" w:hAnsi="Verdana"/>
          <w:color w:val="909B7A"/>
          <w:sz w:val="24"/>
          <w:szCs w:val="24"/>
        </w:rPr>
        <w:t>:</w:t>
      </w:r>
    </w:p>
    <w:p w14:paraId="45AC5A86" w14:textId="77777777" w:rsidR="004B4AEB" w:rsidRPr="00EC738B" w:rsidRDefault="004B4AEB" w:rsidP="004B4AEB">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Pr>
          <w:rFonts w:asciiTheme="minorHAnsi" w:eastAsia="Times New Roman" w:hAnsiTheme="minorHAnsi"/>
          <w:bCs/>
          <w:color w:val="000000" w:themeColor="text1"/>
          <w:sz w:val="24"/>
          <w:szCs w:val="24"/>
          <w:lang w:val="en-US" w:eastAsia="en-GB"/>
        </w:rPr>
        <w:t xml:space="preserve">Spanish, English </w:t>
      </w:r>
      <w:ins w:id="69" w:author="John Vijgen" w:date="2022-04-18T21:51:00Z">
        <w:r>
          <w:rPr>
            <w:rFonts w:asciiTheme="minorHAnsi" w:eastAsia="Times New Roman" w:hAnsiTheme="minorHAnsi"/>
            <w:bCs/>
            <w:color w:val="000000" w:themeColor="text1"/>
            <w:sz w:val="24"/>
            <w:szCs w:val="24"/>
            <w:lang w:val="en-US" w:eastAsia="en-GB"/>
          </w:rPr>
          <w:t>(</w:t>
        </w:r>
      </w:ins>
      <w:r>
        <w:rPr>
          <w:rFonts w:asciiTheme="minorHAnsi" w:eastAsia="Times New Roman" w:hAnsiTheme="minorHAnsi"/>
          <w:bCs/>
          <w:color w:val="000000" w:themeColor="text1"/>
          <w:sz w:val="24"/>
          <w:szCs w:val="24"/>
          <w:lang w:val="en-US" w:eastAsia="en-GB"/>
        </w:rPr>
        <w:t>and Russian</w:t>
      </w:r>
      <w:ins w:id="70" w:author="John Vijgen" w:date="2022-04-18T21:51:00Z">
        <w:r>
          <w:rPr>
            <w:rFonts w:asciiTheme="minorHAnsi" w:eastAsia="Times New Roman" w:hAnsiTheme="minorHAnsi"/>
            <w:bCs/>
            <w:color w:val="000000" w:themeColor="text1"/>
            <w:sz w:val="24"/>
            <w:szCs w:val="24"/>
            <w:lang w:val="en-US" w:eastAsia="en-GB"/>
          </w:rPr>
          <w:t>)</w:t>
        </w:r>
      </w:ins>
      <w:r>
        <w:rPr>
          <w:rFonts w:asciiTheme="minorHAnsi" w:eastAsia="Times New Roman" w:hAnsiTheme="minorHAnsi"/>
          <w:bCs/>
          <w:color w:val="000000" w:themeColor="text1"/>
          <w:sz w:val="24"/>
          <w:szCs w:val="24"/>
          <w:lang w:val="en-US" w:eastAsia="en-GB"/>
        </w:rPr>
        <w:t>, simultaneous translation will be available during the sessions.</w:t>
      </w:r>
    </w:p>
    <w:p w14:paraId="001998E1" w14:textId="77777777" w:rsidR="004B4AEB" w:rsidRPr="000A0C60" w:rsidRDefault="004B4AEB" w:rsidP="004B4AEB">
      <w:pPr>
        <w:shd w:val="clear" w:color="auto" w:fill="FFFFFF"/>
        <w:spacing w:after="0" w:line="240" w:lineRule="auto"/>
        <w:jc w:val="both"/>
        <w:outlineLvl w:val="2"/>
        <w:rPr>
          <w:rFonts w:asciiTheme="minorHAnsi" w:eastAsia="Times New Roman" w:hAnsiTheme="minorHAnsi"/>
          <w:b/>
          <w:bCs/>
          <w:color w:val="000000" w:themeColor="text1"/>
          <w:sz w:val="24"/>
          <w:szCs w:val="24"/>
          <w:lang w:val="en-GB" w:eastAsia="en-GB"/>
        </w:rPr>
      </w:pPr>
    </w:p>
    <w:p w14:paraId="710AAD2D" w14:textId="77777777" w:rsidR="004B4AEB" w:rsidRPr="00257442" w:rsidRDefault="004B4AEB" w:rsidP="004B4AEB">
      <w:pPr>
        <w:pStyle w:val="Overskrift3"/>
        <w:shd w:val="clear" w:color="auto" w:fill="FFFFFF"/>
        <w:spacing w:before="0" w:beforeAutospacing="0" w:after="0" w:afterAutospacing="0"/>
        <w:jc w:val="both"/>
        <w:rPr>
          <w:rFonts w:ascii="Verdana" w:hAnsi="Verdana"/>
          <w:color w:val="909B7A"/>
          <w:sz w:val="24"/>
          <w:szCs w:val="24"/>
          <w:lang w:val="en-GB"/>
        </w:rPr>
      </w:pPr>
      <w:r w:rsidRPr="007407A9">
        <w:rPr>
          <w:rFonts w:ascii="Verdana" w:hAnsi="Verdana"/>
          <w:color w:val="909B7A"/>
          <w:sz w:val="24"/>
          <w:szCs w:val="24"/>
          <w:lang w:val="en-GB"/>
        </w:rPr>
        <w:t>Visa requirements:</w:t>
      </w:r>
    </w:p>
    <w:p w14:paraId="41A29574" w14:textId="77777777" w:rsidR="004B4AEB" w:rsidRPr="001D4FB8" w:rsidRDefault="004B4AEB" w:rsidP="004B4AEB">
      <w:pPr>
        <w:pStyle w:val="Default"/>
        <w:jc w:val="both"/>
        <w:rPr>
          <w:rFonts w:asciiTheme="minorHAnsi" w:hAnsiTheme="minorHAnsi"/>
          <w:b/>
          <w:color w:val="000000" w:themeColor="text1"/>
          <w:lang w:eastAsia="en-GB"/>
        </w:rPr>
      </w:pPr>
      <w:r w:rsidRPr="001D4FB8">
        <w:rPr>
          <w:rFonts w:asciiTheme="minorHAnsi" w:hAnsiTheme="minorHAnsi"/>
          <w:b/>
          <w:color w:val="000000" w:themeColor="text1"/>
          <w:lang w:eastAsia="en-GB"/>
        </w:rPr>
        <w:t>Please note that all travellers to Spain with foreign passports must apply for a visa at Spanish Embassy or Consulate in their home country or the closest diplomatic representation of Spain, prior to making travel arrangements.</w:t>
      </w:r>
    </w:p>
    <w:p w14:paraId="154C5F3B" w14:textId="77777777" w:rsidR="004B4AEB" w:rsidRPr="001D4FB8" w:rsidRDefault="004B4AEB" w:rsidP="004B4AEB">
      <w:pPr>
        <w:pStyle w:val="Default"/>
        <w:jc w:val="both"/>
        <w:rPr>
          <w:rFonts w:asciiTheme="minorHAnsi" w:hAnsiTheme="minorHAnsi"/>
          <w:b/>
          <w:color w:val="000000" w:themeColor="text1"/>
          <w:lang w:eastAsia="en-GB"/>
        </w:rPr>
      </w:pPr>
      <w:r w:rsidRPr="001D4FB8">
        <w:rPr>
          <w:rFonts w:asciiTheme="minorHAnsi" w:hAnsiTheme="minorHAnsi"/>
          <w:b/>
          <w:color w:val="000000" w:themeColor="text1"/>
          <w:lang w:eastAsia="en-GB"/>
        </w:rPr>
        <w:t xml:space="preserve">Please contact nearest Embassy or Consulate of Spain to check your visa requirements, the average time for obtaining a visa can be from two to four months from the date of the application. </w:t>
      </w:r>
    </w:p>
    <w:p w14:paraId="2DEE16FA" w14:textId="77777777" w:rsidR="004B4AEB" w:rsidRPr="000A0C60" w:rsidRDefault="004B4AEB" w:rsidP="004B4AEB">
      <w:pPr>
        <w:shd w:val="clear" w:color="auto" w:fill="FFFFFF"/>
        <w:spacing w:after="0" w:line="240" w:lineRule="auto"/>
        <w:jc w:val="both"/>
        <w:outlineLvl w:val="2"/>
        <w:rPr>
          <w:rFonts w:asciiTheme="minorHAnsi" w:eastAsia="Times New Roman" w:hAnsiTheme="minorHAnsi"/>
          <w:b/>
          <w:bCs/>
          <w:color w:val="000000" w:themeColor="text1"/>
          <w:sz w:val="24"/>
          <w:szCs w:val="24"/>
          <w:lang w:val="en-GB" w:eastAsia="en-GB"/>
        </w:rPr>
      </w:pPr>
    </w:p>
    <w:p w14:paraId="33218A96" w14:textId="2F1E163D" w:rsidR="004B4AEB" w:rsidRPr="005D0F76" w:rsidRDefault="004B4AEB" w:rsidP="005D0F76">
      <w:pPr>
        <w:pStyle w:val="Default"/>
        <w:jc w:val="both"/>
        <w:rPr>
          <w:rFonts w:asciiTheme="minorHAnsi" w:hAnsiTheme="minorHAnsi"/>
          <w:b/>
          <w:color w:val="000000" w:themeColor="text1"/>
          <w:lang w:eastAsia="en-GB"/>
        </w:rPr>
      </w:pPr>
      <w:r w:rsidRPr="001D4FB8">
        <w:rPr>
          <w:rFonts w:asciiTheme="minorHAnsi" w:hAnsiTheme="minorHAnsi"/>
          <w:b/>
          <w:bCs/>
          <w:color w:val="000000" w:themeColor="text1"/>
          <w:lang w:eastAsia="en-GB"/>
        </w:rPr>
        <w:t xml:space="preserve">After the registration fee has been received, each participant may request an invitation letter for visa issuance. For this purpose, the Spanish Consulate in your home country may need a </w:t>
      </w:r>
      <w:r w:rsidRPr="001D4FB8">
        <w:rPr>
          <w:rFonts w:asciiTheme="minorHAnsi" w:hAnsiTheme="minorHAnsi"/>
          <w:b/>
          <w:color w:val="000000" w:themeColor="text1"/>
          <w:lang w:eastAsia="en-GB"/>
        </w:rPr>
        <w:t>collection of documents which can take a while.</w:t>
      </w:r>
      <w:r w:rsidR="005D0F76" w:rsidRPr="005D0F76">
        <w:t xml:space="preserve"> </w:t>
      </w:r>
      <w:r w:rsidR="005D0F76" w:rsidRPr="005D0F76">
        <w:rPr>
          <w:rFonts w:asciiTheme="minorHAnsi" w:hAnsiTheme="minorHAnsi"/>
          <w:b/>
          <w:color w:val="000000" w:themeColor="text1"/>
          <w:highlight w:val="yellow"/>
          <w:lang w:eastAsia="en-GB"/>
        </w:rPr>
        <w:t>Alicia and Susan</w:t>
      </w:r>
      <w:r w:rsidR="00F141DB">
        <w:rPr>
          <w:rFonts w:asciiTheme="minorHAnsi" w:hAnsiTheme="minorHAnsi"/>
          <w:b/>
          <w:color w:val="000000" w:themeColor="text1"/>
          <w:highlight w:val="yellow"/>
          <w:lang w:eastAsia="en-GB"/>
        </w:rPr>
        <w:t>a</w:t>
      </w:r>
      <w:r w:rsidR="005D0F76" w:rsidRPr="005D0F76">
        <w:rPr>
          <w:rFonts w:asciiTheme="minorHAnsi" w:hAnsiTheme="minorHAnsi"/>
          <w:b/>
          <w:color w:val="000000" w:themeColor="text1"/>
          <w:highlight w:val="yellow"/>
          <w:lang w:eastAsia="en-GB"/>
        </w:rPr>
        <w:t xml:space="preserve">, please check up with embassies if same visa rules apply </w:t>
      </w:r>
      <w:proofErr w:type="gramStart"/>
      <w:r w:rsidR="005D0F76" w:rsidRPr="005D0F76">
        <w:rPr>
          <w:rFonts w:asciiTheme="minorHAnsi" w:hAnsiTheme="minorHAnsi"/>
          <w:b/>
          <w:color w:val="000000" w:themeColor="text1"/>
          <w:highlight w:val="yellow"/>
          <w:lang w:eastAsia="en-GB"/>
        </w:rPr>
        <w:t>now !!!!</w:t>
      </w:r>
      <w:proofErr w:type="gramEnd"/>
      <w:r w:rsidR="005D0F76" w:rsidRPr="005D0F76">
        <w:rPr>
          <w:rFonts w:asciiTheme="minorHAnsi" w:hAnsiTheme="minorHAnsi"/>
          <w:b/>
          <w:color w:val="000000" w:themeColor="text1"/>
          <w:highlight w:val="yellow"/>
          <w:lang w:eastAsia="en-GB"/>
        </w:rPr>
        <w:t xml:space="preserve"> Very important</w:t>
      </w:r>
    </w:p>
    <w:p w14:paraId="28CE71B0" w14:textId="77777777" w:rsidR="004B4AEB" w:rsidRPr="00647023" w:rsidRDefault="004B4AEB" w:rsidP="004B4AEB">
      <w:pPr>
        <w:pStyle w:val="Default"/>
        <w:jc w:val="both"/>
        <w:rPr>
          <w:rFonts w:asciiTheme="minorHAnsi" w:hAnsiTheme="minorHAnsi"/>
          <w:b/>
          <w:bCs/>
          <w:color w:val="000000" w:themeColor="text1"/>
          <w:lang w:eastAsia="en-GB"/>
        </w:rPr>
      </w:pPr>
      <w:r>
        <w:rPr>
          <w:rFonts w:asciiTheme="minorHAnsi" w:hAnsiTheme="minorHAnsi"/>
          <w:b/>
          <w:bCs/>
          <w:color w:val="000000" w:themeColor="text1"/>
          <w:lang w:eastAsia="en-GB"/>
        </w:rPr>
        <w:t>More extended information will be published in the second announcement.</w:t>
      </w:r>
    </w:p>
    <w:p w14:paraId="12EC3492" w14:textId="77777777" w:rsidR="004B4AEB" w:rsidRDefault="004B4AEB" w:rsidP="004B4AEB">
      <w:pPr>
        <w:pStyle w:val="Overskrift3"/>
        <w:shd w:val="clear" w:color="auto" w:fill="FFFFFF"/>
        <w:spacing w:before="0" w:beforeAutospacing="0" w:after="0" w:afterAutospacing="0"/>
        <w:jc w:val="both"/>
        <w:rPr>
          <w:rFonts w:ascii="Verdana" w:hAnsi="Verdana"/>
          <w:color w:val="909B7A"/>
          <w:sz w:val="24"/>
          <w:szCs w:val="24"/>
          <w:lang w:val="en-GB"/>
        </w:rPr>
      </w:pPr>
      <w:r w:rsidRPr="00EC738B">
        <w:rPr>
          <w:rFonts w:ascii="Verdana" w:hAnsi="Verdana"/>
          <w:color w:val="909B7A"/>
          <w:sz w:val="24"/>
          <w:szCs w:val="24"/>
          <w:lang w:val="en-GB"/>
        </w:rPr>
        <w:t>Contacts</w:t>
      </w:r>
    </w:p>
    <w:p w14:paraId="0AA99165" w14:textId="77777777" w:rsidR="004B4AEB" w:rsidRPr="00CC5961" w:rsidRDefault="004B4AEB" w:rsidP="004B4AEB">
      <w:pPr>
        <w:shd w:val="clear" w:color="auto" w:fill="FFFFFF"/>
        <w:spacing w:after="0" w:line="240" w:lineRule="auto"/>
        <w:jc w:val="both"/>
        <w:outlineLvl w:val="2"/>
        <w:rPr>
          <w:rFonts w:asciiTheme="minorHAnsi" w:eastAsia="Times New Roman" w:hAnsiTheme="minorHAnsi"/>
          <w:bCs/>
          <w:color w:val="000000" w:themeColor="text1"/>
          <w:sz w:val="24"/>
          <w:szCs w:val="24"/>
          <w:lang w:val="en-GB" w:eastAsia="en-GB"/>
        </w:rPr>
      </w:pPr>
    </w:p>
    <w:p w14:paraId="263B86B1" w14:textId="3D085CE0" w:rsidR="004B4AEB" w:rsidRPr="00CC5961" w:rsidRDefault="004B4AEB" w:rsidP="004B4AEB">
      <w:pPr>
        <w:shd w:val="clear" w:color="auto" w:fill="FFFFFF"/>
        <w:spacing w:after="0" w:line="240" w:lineRule="auto"/>
        <w:jc w:val="both"/>
        <w:outlineLvl w:val="2"/>
        <w:rPr>
          <w:rFonts w:asciiTheme="minorHAnsi" w:eastAsia="Times New Roman" w:hAnsiTheme="minorHAnsi"/>
          <w:b/>
          <w:bCs/>
          <w:color w:val="000000" w:themeColor="text1"/>
          <w:sz w:val="24"/>
          <w:szCs w:val="24"/>
          <w:lang w:val="en-GB" w:eastAsia="en-GB"/>
        </w:rPr>
      </w:pPr>
      <w:r w:rsidRPr="00CC5961">
        <w:rPr>
          <w:rFonts w:asciiTheme="minorHAnsi" w:eastAsia="Times New Roman" w:hAnsiTheme="minorHAnsi"/>
          <w:bCs/>
          <w:color w:val="000000" w:themeColor="text1"/>
          <w:sz w:val="24"/>
          <w:szCs w:val="24"/>
          <w:lang w:val="en-GB" w:eastAsia="en-GB"/>
        </w:rPr>
        <w:t>If you have any questions concerning the 1</w:t>
      </w:r>
      <w:r>
        <w:rPr>
          <w:rFonts w:asciiTheme="minorHAnsi" w:eastAsia="Times New Roman" w:hAnsiTheme="minorHAnsi"/>
          <w:bCs/>
          <w:color w:val="000000" w:themeColor="text1"/>
          <w:sz w:val="24"/>
          <w:szCs w:val="24"/>
          <w:lang w:val="en-GB" w:eastAsia="en-GB"/>
        </w:rPr>
        <w:t>4</w:t>
      </w:r>
      <w:r w:rsidRPr="00CC5961">
        <w:rPr>
          <w:rFonts w:asciiTheme="minorHAnsi" w:eastAsia="Times New Roman" w:hAnsiTheme="minorHAnsi"/>
          <w:bCs/>
          <w:color w:val="000000" w:themeColor="text1"/>
          <w:sz w:val="24"/>
          <w:szCs w:val="24"/>
          <w:vertAlign w:val="superscript"/>
          <w:lang w:val="en-GB" w:eastAsia="en-GB"/>
        </w:rPr>
        <w:t>th</w:t>
      </w:r>
      <w:r w:rsidRPr="00CC5961">
        <w:rPr>
          <w:rFonts w:asciiTheme="minorHAnsi" w:eastAsia="Times New Roman" w:hAnsiTheme="minorHAnsi"/>
          <w:bCs/>
          <w:color w:val="000000" w:themeColor="text1"/>
          <w:sz w:val="24"/>
          <w:szCs w:val="24"/>
          <w:lang w:val="en-GB" w:eastAsia="en-GB"/>
        </w:rPr>
        <w:t xml:space="preserve"> Forum please contact the </w:t>
      </w:r>
      <w:r w:rsidRPr="00E92009">
        <w:rPr>
          <w:rFonts w:asciiTheme="minorHAnsi" w:eastAsia="Times New Roman" w:hAnsiTheme="minorHAnsi"/>
          <w:b/>
          <w:bCs/>
          <w:color w:val="000000" w:themeColor="text1"/>
          <w:sz w:val="24"/>
          <w:szCs w:val="24"/>
          <w:highlight w:val="yellow"/>
          <w:lang w:val="en-GB" w:eastAsia="en-GB"/>
        </w:rPr>
        <w:t xml:space="preserve">Forum Secretariat in </w:t>
      </w:r>
      <w:proofErr w:type="gramStart"/>
      <w:r w:rsidRPr="00E92009">
        <w:rPr>
          <w:rFonts w:asciiTheme="minorHAnsi" w:eastAsia="Times New Roman" w:hAnsiTheme="minorHAnsi"/>
          <w:b/>
          <w:bCs/>
          <w:color w:val="000000" w:themeColor="text1"/>
          <w:sz w:val="24"/>
          <w:szCs w:val="24"/>
          <w:highlight w:val="yellow"/>
          <w:lang w:val="en-GB" w:eastAsia="en-GB"/>
        </w:rPr>
        <w:t xml:space="preserve">Zaragoza,   </w:t>
      </w:r>
      <w:proofErr w:type="gramEnd"/>
      <w:r w:rsidRPr="00E92009">
        <w:rPr>
          <w:rFonts w:asciiTheme="minorHAnsi" w:eastAsia="Times New Roman" w:hAnsiTheme="minorHAnsi"/>
          <w:b/>
          <w:bCs/>
          <w:color w:val="000000" w:themeColor="text1"/>
          <w:sz w:val="24"/>
          <w:szCs w:val="24"/>
          <w:highlight w:val="yellow"/>
          <w:lang w:val="en-GB" w:eastAsia="en-GB"/>
        </w:rPr>
        <w:t>Spain</w:t>
      </w:r>
    </w:p>
    <w:p w14:paraId="54AAF437" w14:textId="77777777" w:rsidR="004B4AEB" w:rsidRPr="00CC5961" w:rsidRDefault="004B4AEB" w:rsidP="004B4AEB">
      <w:pPr>
        <w:shd w:val="clear" w:color="auto" w:fill="FFFFFF"/>
        <w:spacing w:after="0" w:line="240" w:lineRule="auto"/>
        <w:jc w:val="both"/>
        <w:outlineLvl w:val="2"/>
        <w:rPr>
          <w:rFonts w:asciiTheme="minorHAnsi" w:eastAsia="Times New Roman" w:hAnsiTheme="minorHAnsi"/>
          <w:b/>
          <w:bCs/>
          <w:color w:val="000000" w:themeColor="text1"/>
          <w:sz w:val="24"/>
          <w:szCs w:val="24"/>
          <w:lang w:val="en-GB" w:eastAsia="en-GB"/>
        </w:rPr>
      </w:pPr>
    </w:p>
    <w:tbl>
      <w:tblPr>
        <w:tblW w:w="0" w:type="auto"/>
        <w:tblLook w:val="04A0" w:firstRow="1" w:lastRow="0" w:firstColumn="1" w:lastColumn="0" w:noHBand="0" w:noVBand="1"/>
      </w:tblPr>
      <w:tblGrid>
        <w:gridCol w:w="4927"/>
        <w:gridCol w:w="4927"/>
      </w:tblGrid>
      <w:tr w:rsidR="004B4AEB" w:rsidRPr="0092668D" w14:paraId="39921F0F" w14:textId="77777777" w:rsidTr="0000023E">
        <w:tc>
          <w:tcPr>
            <w:tcW w:w="4927" w:type="dxa"/>
            <w:shd w:val="clear" w:color="auto" w:fill="auto"/>
          </w:tcPr>
          <w:p w14:paraId="3D67B97F" w14:textId="77777777" w:rsidR="004B4AEB" w:rsidRPr="00550B3F" w:rsidRDefault="004B4AEB" w:rsidP="0000023E">
            <w:pPr>
              <w:spacing w:after="0" w:line="240" w:lineRule="auto"/>
              <w:jc w:val="both"/>
              <w:rPr>
                <w:b/>
                <w:bCs/>
                <w:sz w:val="24"/>
                <w:szCs w:val="24"/>
                <w:lang w:val="en-GB"/>
                <w:rPrChange w:id="71" w:author="John Vijgen" w:date="2020-01-07T11:44:00Z">
                  <w:rPr>
                    <w:b/>
                    <w:bCs/>
                    <w:lang w:val="en-GB"/>
                  </w:rPr>
                </w:rPrChange>
              </w:rPr>
            </w:pPr>
            <w:r w:rsidRPr="00550B3F">
              <w:rPr>
                <w:b/>
                <w:bCs/>
                <w:sz w:val="24"/>
                <w:szCs w:val="24"/>
                <w:lang w:val="en-GB"/>
                <w:rPrChange w:id="72" w:author="John Vijgen" w:date="2020-01-07T11:44:00Z">
                  <w:rPr>
                    <w:b/>
                    <w:bCs/>
                    <w:lang w:val="en-GB"/>
                  </w:rPr>
                </w:rPrChange>
              </w:rPr>
              <w:lastRenderedPageBreak/>
              <w:t>Alicia Sánchez-Valverde</w:t>
            </w:r>
          </w:p>
          <w:p w14:paraId="4F441CF8" w14:textId="77777777" w:rsidR="004B4AEB" w:rsidRDefault="004B4AEB" w:rsidP="0000023E">
            <w:pPr>
              <w:spacing w:after="0" w:line="240" w:lineRule="auto"/>
              <w:jc w:val="both"/>
              <w:rPr>
                <w:rFonts w:asciiTheme="minorHAnsi" w:eastAsia="Times New Roman" w:hAnsiTheme="minorHAnsi"/>
                <w:b/>
                <w:sz w:val="24"/>
                <w:szCs w:val="24"/>
                <w:lang w:val="es-ES"/>
              </w:rPr>
            </w:pPr>
            <w:r w:rsidRPr="00943272">
              <w:rPr>
                <w:sz w:val="24"/>
                <w:szCs w:val="24"/>
                <w:rPrChange w:id="73" w:author="John Vijgen" w:date="2020-01-07T11:44:00Z">
                  <w:rPr/>
                </w:rPrChange>
              </w:rPr>
              <w:fldChar w:fldCharType="begin"/>
            </w:r>
            <w:r w:rsidRPr="00550B3F">
              <w:rPr>
                <w:sz w:val="24"/>
                <w:szCs w:val="24"/>
                <w:lang w:val="en-GB"/>
                <w:rPrChange w:id="74" w:author="John Vijgen" w:date="2020-01-07T11:44:00Z">
                  <w:rPr/>
                </w:rPrChange>
              </w:rPr>
              <w:instrText xml:space="preserve"> HYPERLINK "mailto:asanchez@sarga.es" </w:instrText>
            </w:r>
            <w:r w:rsidRPr="00943272">
              <w:rPr>
                <w:rPrChange w:id="75" w:author="John Vijgen" w:date="2020-01-07T11:44:00Z">
                  <w:rPr>
                    <w:rStyle w:val="Hyperlink"/>
                    <w:rFonts w:asciiTheme="minorHAnsi" w:eastAsia="Times New Roman" w:hAnsiTheme="minorHAnsi"/>
                    <w:b/>
                    <w:sz w:val="24"/>
                    <w:szCs w:val="24"/>
                    <w:lang w:val="es-ES"/>
                  </w:rPr>
                </w:rPrChange>
              </w:rPr>
              <w:fldChar w:fldCharType="separate"/>
            </w:r>
            <w:r w:rsidRPr="00550B3F">
              <w:rPr>
                <w:rStyle w:val="Hyperlink"/>
                <w:rFonts w:asciiTheme="minorHAnsi" w:eastAsia="Times New Roman" w:hAnsiTheme="minorHAnsi"/>
                <w:b/>
                <w:sz w:val="24"/>
                <w:szCs w:val="24"/>
                <w:lang w:val="es-ES"/>
              </w:rPr>
              <w:t>asanchez@sarga.es</w:t>
            </w:r>
            <w:r w:rsidRPr="00943272">
              <w:rPr>
                <w:rStyle w:val="Hyperlink"/>
                <w:rFonts w:asciiTheme="minorHAnsi" w:eastAsia="Times New Roman" w:hAnsiTheme="minorHAnsi"/>
                <w:b/>
                <w:sz w:val="24"/>
                <w:szCs w:val="24"/>
                <w:lang w:val="es-ES"/>
              </w:rPr>
              <w:fldChar w:fldCharType="end"/>
            </w:r>
            <w:r>
              <w:rPr>
                <w:rFonts w:asciiTheme="minorHAnsi" w:eastAsia="Times New Roman" w:hAnsiTheme="minorHAnsi"/>
                <w:b/>
                <w:sz w:val="24"/>
                <w:szCs w:val="24"/>
                <w:lang w:val="es-ES"/>
              </w:rPr>
              <w:t xml:space="preserve"> </w:t>
            </w:r>
          </w:p>
          <w:p w14:paraId="03183C26" w14:textId="77777777" w:rsidR="004B4AEB" w:rsidRPr="00CC5961" w:rsidRDefault="004B4AEB" w:rsidP="0000023E">
            <w:pPr>
              <w:spacing w:after="0" w:line="240" w:lineRule="auto"/>
              <w:jc w:val="both"/>
              <w:rPr>
                <w:rFonts w:asciiTheme="minorHAnsi" w:eastAsia="Times New Roman" w:hAnsiTheme="minorHAnsi"/>
                <w:b/>
                <w:sz w:val="24"/>
                <w:szCs w:val="24"/>
                <w:lang w:val="es-ES"/>
              </w:rPr>
            </w:pPr>
            <w:r w:rsidRPr="001D1024">
              <w:rPr>
                <w:rFonts w:asciiTheme="minorHAnsi" w:eastAsia="Times New Roman" w:hAnsiTheme="minorHAnsi"/>
                <w:b/>
                <w:sz w:val="24"/>
                <w:szCs w:val="24"/>
                <w:highlight w:val="yellow"/>
                <w:lang w:val="es-ES"/>
              </w:rPr>
              <w:t>Skype</w:t>
            </w:r>
            <w:commentRangeStart w:id="76"/>
            <w:r w:rsidRPr="001D1024">
              <w:rPr>
                <w:rFonts w:asciiTheme="minorHAnsi" w:eastAsia="Times New Roman" w:hAnsiTheme="minorHAnsi"/>
                <w:b/>
                <w:sz w:val="24"/>
                <w:szCs w:val="24"/>
                <w:highlight w:val="yellow"/>
                <w:lang w:val="es-ES"/>
              </w:rPr>
              <w:t xml:space="preserve">: </w:t>
            </w:r>
            <w:proofErr w:type="spellStart"/>
            <w:proofErr w:type="gramStart"/>
            <w:r w:rsidRPr="001D1024">
              <w:rPr>
                <w:rFonts w:asciiTheme="minorHAnsi" w:eastAsia="Times New Roman" w:hAnsiTheme="minorHAnsi"/>
                <w:b/>
                <w:sz w:val="24"/>
                <w:szCs w:val="24"/>
                <w:highlight w:val="yellow"/>
                <w:lang w:val="es-ES"/>
              </w:rPr>
              <w:t>life.discovered</w:t>
            </w:r>
            <w:proofErr w:type="spellEnd"/>
            <w:proofErr w:type="gramEnd"/>
            <w:r w:rsidRPr="001D1024">
              <w:rPr>
                <w:rFonts w:asciiTheme="minorHAnsi" w:eastAsia="Times New Roman" w:hAnsiTheme="minorHAnsi"/>
                <w:b/>
                <w:sz w:val="24"/>
                <w:szCs w:val="24"/>
                <w:highlight w:val="yellow"/>
                <w:lang w:val="es-ES"/>
              </w:rPr>
              <w:t>???</w:t>
            </w:r>
            <w:commentRangeEnd w:id="76"/>
            <w:r w:rsidRPr="001D1024">
              <w:rPr>
                <w:rStyle w:val="Kommentarhenvisning"/>
                <w:highlight w:val="yellow"/>
              </w:rPr>
              <w:commentReference w:id="76"/>
            </w:r>
          </w:p>
          <w:p w14:paraId="53C8406A" w14:textId="77777777" w:rsidR="004B4AEB" w:rsidRPr="001D1024" w:rsidRDefault="004B4AEB" w:rsidP="0000023E">
            <w:pPr>
              <w:spacing w:after="0" w:line="240" w:lineRule="auto"/>
              <w:jc w:val="both"/>
              <w:rPr>
                <w:rFonts w:asciiTheme="minorHAnsi" w:hAnsiTheme="minorHAnsi"/>
                <w:sz w:val="24"/>
                <w:szCs w:val="24"/>
                <w:highlight w:val="yellow"/>
                <w:lang w:val="en-GB"/>
              </w:rPr>
            </w:pPr>
            <w:r w:rsidRPr="00CC5961">
              <w:rPr>
                <w:rFonts w:asciiTheme="minorHAnsi" w:hAnsiTheme="minorHAnsi"/>
                <w:sz w:val="24"/>
                <w:szCs w:val="24"/>
                <w:lang w:val="en-GB"/>
              </w:rPr>
              <w:t>P</w:t>
            </w:r>
            <w:r w:rsidRPr="001D1024">
              <w:rPr>
                <w:rFonts w:asciiTheme="minorHAnsi" w:hAnsiTheme="minorHAnsi"/>
                <w:sz w:val="24"/>
                <w:szCs w:val="24"/>
                <w:highlight w:val="yellow"/>
                <w:lang w:val="en-GB"/>
              </w:rPr>
              <w:t xml:space="preserve">h: (+34) 976 07.00.00 </w:t>
            </w:r>
            <w:proofErr w:type="spellStart"/>
            <w:r w:rsidRPr="001D1024">
              <w:rPr>
                <w:rFonts w:asciiTheme="minorHAnsi" w:hAnsiTheme="minorHAnsi"/>
                <w:sz w:val="24"/>
                <w:szCs w:val="24"/>
                <w:highlight w:val="yellow"/>
                <w:lang w:val="en-GB"/>
              </w:rPr>
              <w:t>ext</w:t>
            </w:r>
            <w:proofErr w:type="spellEnd"/>
            <w:r w:rsidRPr="001D1024">
              <w:rPr>
                <w:rFonts w:asciiTheme="minorHAnsi" w:hAnsiTheme="minorHAnsi"/>
                <w:sz w:val="24"/>
                <w:szCs w:val="24"/>
                <w:highlight w:val="yellow"/>
                <w:lang w:val="en-GB"/>
              </w:rPr>
              <w:t xml:space="preserve"> 116</w:t>
            </w:r>
          </w:p>
          <w:p w14:paraId="445C0EB5" w14:textId="77777777" w:rsidR="004B4AEB" w:rsidRPr="003813F5" w:rsidRDefault="004B4AEB" w:rsidP="0000023E">
            <w:pPr>
              <w:spacing w:after="0" w:line="240" w:lineRule="auto"/>
              <w:jc w:val="both"/>
              <w:rPr>
                <w:rFonts w:asciiTheme="minorHAnsi" w:hAnsiTheme="minorHAnsi"/>
                <w:sz w:val="24"/>
                <w:szCs w:val="24"/>
                <w:lang w:val="en-US"/>
              </w:rPr>
            </w:pPr>
            <w:r w:rsidRPr="003813F5">
              <w:rPr>
                <w:rFonts w:asciiTheme="minorHAnsi" w:hAnsiTheme="minorHAnsi"/>
                <w:sz w:val="24"/>
                <w:szCs w:val="24"/>
                <w:highlight w:val="yellow"/>
                <w:lang w:val="en-US"/>
              </w:rPr>
              <w:t>Mobile</w:t>
            </w:r>
            <w:proofErr w:type="gramStart"/>
            <w:r w:rsidRPr="003813F5">
              <w:rPr>
                <w:rFonts w:asciiTheme="minorHAnsi" w:hAnsiTheme="minorHAnsi"/>
                <w:sz w:val="24"/>
                <w:szCs w:val="24"/>
                <w:highlight w:val="yellow"/>
                <w:lang w:val="en-US"/>
              </w:rPr>
              <w:t>: ??????????</w:t>
            </w:r>
            <w:proofErr w:type="gramEnd"/>
            <w:ins w:id="77" w:author="John Vijgen" w:date="2022-04-18T21:49:00Z">
              <w:r w:rsidRPr="003813F5">
                <w:rPr>
                  <w:rFonts w:asciiTheme="minorHAnsi" w:hAnsiTheme="minorHAnsi"/>
                  <w:sz w:val="24"/>
                  <w:szCs w:val="24"/>
                  <w:lang w:val="en-US"/>
                </w:rPr>
                <w:t xml:space="preserve"> WhatsApp</w:t>
              </w:r>
            </w:ins>
          </w:p>
          <w:p w14:paraId="1AAD0B53" w14:textId="77777777" w:rsidR="004B4AEB" w:rsidRPr="003813F5" w:rsidRDefault="004B4AEB" w:rsidP="0000023E">
            <w:pPr>
              <w:spacing w:after="0"/>
              <w:jc w:val="both"/>
              <w:rPr>
                <w:rFonts w:asciiTheme="minorHAnsi" w:hAnsiTheme="minorHAnsi"/>
                <w:sz w:val="24"/>
                <w:szCs w:val="24"/>
                <w:lang w:val="en-US"/>
              </w:rPr>
            </w:pPr>
            <w:commentRangeStart w:id="78"/>
            <w:r w:rsidRPr="003813F5">
              <w:rPr>
                <w:rFonts w:asciiTheme="minorHAnsi" w:hAnsiTheme="minorHAnsi"/>
                <w:sz w:val="24"/>
                <w:szCs w:val="24"/>
                <w:highlight w:val="yellow"/>
                <w:lang w:val="en-US"/>
              </w:rPr>
              <w:t>www.lifediscovered.es</w:t>
            </w:r>
            <w:commentRangeEnd w:id="78"/>
            <w:r w:rsidRPr="001D1024">
              <w:rPr>
                <w:rStyle w:val="Kommentarhenvisning"/>
                <w:highlight w:val="yellow"/>
              </w:rPr>
              <w:commentReference w:id="78"/>
            </w:r>
          </w:p>
        </w:tc>
        <w:tc>
          <w:tcPr>
            <w:tcW w:w="4927" w:type="dxa"/>
            <w:shd w:val="clear" w:color="auto" w:fill="auto"/>
          </w:tcPr>
          <w:p w14:paraId="7B983342" w14:textId="77777777" w:rsidR="004B4AEB" w:rsidRPr="00943272" w:rsidRDefault="004B4AEB" w:rsidP="0000023E">
            <w:pPr>
              <w:spacing w:after="0" w:line="240" w:lineRule="auto"/>
              <w:jc w:val="both"/>
              <w:rPr>
                <w:rFonts w:asciiTheme="minorHAnsi" w:eastAsia="Times New Roman" w:hAnsiTheme="minorHAnsi"/>
                <w:b/>
                <w:sz w:val="24"/>
                <w:szCs w:val="24"/>
                <w:lang w:val="fi-FI"/>
              </w:rPr>
            </w:pPr>
            <w:r w:rsidRPr="00943272">
              <w:rPr>
                <w:rFonts w:asciiTheme="minorHAnsi" w:eastAsia="Times New Roman" w:hAnsiTheme="minorHAnsi"/>
                <w:b/>
                <w:sz w:val="24"/>
                <w:szCs w:val="24"/>
                <w:lang w:val="fi-FI"/>
              </w:rPr>
              <w:t xml:space="preserve">Susana Úrbez </w:t>
            </w:r>
            <w:proofErr w:type="spellStart"/>
            <w:r w:rsidRPr="00943272">
              <w:rPr>
                <w:rFonts w:asciiTheme="minorHAnsi" w:eastAsia="Times New Roman" w:hAnsiTheme="minorHAnsi"/>
                <w:b/>
                <w:sz w:val="24"/>
                <w:szCs w:val="24"/>
                <w:lang w:val="fi-FI"/>
              </w:rPr>
              <w:t>Salafranca</w:t>
            </w:r>
            <w:proofErr w:type="spellEnd"/>
          </w:p>
          <w:commentRangeStart w:id="79"/>
          <w:p w14:paraId="18F36F74" w14:textId="77777777" w:rsidR="004B4AEB" w:rsidRPr="003813F5" w:rsidRDefault="004B4AEB" w:rsidP="0000023E">
            <w:pPr>
              <w:spacing w:after="0" w:line="240" w:lineRule="auto"/>
              <w:jc w:val="both"/>
              <w:rPr>
                <w:rFonts w:asciiTheme="minorHAnsi" w:eastAsia="Times New Roman" w:hAnsiTheme="minorHAnsi"/>
                <w:b/>
                <w:sz w:val="24"/>
                <w:szCs w:val="24"/>
                <w:highlight w:val="yellow"/>
                <w:lang w:val="en-US"/>
              </w:rPr>
            </w:pPr>
            <w:r w:rsidRPr="001D1024">
              <w:rPr>
                <w:highlight w:val="yellow"/>
              </w:rPr>
              <w:fldChar w:fldCharType="begin"/>
            </w:r>
            <w:r w:rsidRPr="003813F5">
              <w:rPr>
                <w:highlight w:val="yellow"/>
                <w:lang w:val="en-US"/>
              </w:rPr>
              <w:instrText xml:space="preserve"> HYPERLINK "mailto:lifediscovered@sarga.es" </w:instrText>
            </w:r>
            <w:r w:rsidRPr="001D1024">
              <w:rPr>
                <w:highlight w:val="yellow"/>
              </w:rPr>
              <w:fldChar w:fldCharType="separate"/>
            </w:r>
            <w:r w:rsidRPr="003813F5">
              <w:rPr>
                <w:rStyle w:val="Hyperlink"/>
                <w:rFonts w:asciiTheme="minorHAnsi" w:eastAsia="Times New Roman" w:hAnsiTheme="minorHAnsi"/>
                <w:b/>
                <w:sz w:val="24"/>
                <w:szCs w:val="24"/>
                <w:highlight w:val="yellow"/>
                <w:lang w:val="en-US"/>
              </w:rPr>
              <w:t>lifediscovered@sarga.es</w:t>
            </w:r>
            <w:r w:rsidRPr="001D1024">
              <w:rPr>
                <w:rStyle w:val="Hyperlink"/>
                <w:rFonts w:asciiTheme="minorHAnsi" w:eastAsia="Times New Roman" w:hAnsiTheme="minorHAnsi"/>
                <w:b/>
                <w:sz w:val="24"/>
                <w:szCs w:val="24"/>
                <w:highlight w:val="yellow"/>
                <w:lang w:val="en-GB"/>
              </w:rPr>
              <w:fldChar w:fldCharType="end"/>
            </w:r>
            <w:commentRangeEnd w:id="79"/>
            <w:r w:rsidRPr="001D1024">
              <w:rPr>
                <w:rStyle w:val="Kommentarhenvisning"/>
                <w:highlight w:val="yellow"/>
              </w:rPr>
              <w:commentReference w:id="79"/>
            </w:r>
          </w:p>
          <w:p w14:paraId="4E076E03" w14:textId="77777777" w:rsidR="004B4AEB" w:rsidRDefault="004B4AEB" w:rsidP="0000023E">
            <w:pPr>
              <w:spacing w:after="0" w:line="240" w:lineRule="auto"/>
              <w:jc w:val="both"/>
              <w:rPr>
                <w:ins w:id="80" w:author="John Vijgen" w:date="2022-04-18T21:49:00Z"/>
                <w:rFonts w:asciiTheme="minorHAnsi" w:eastAsia="Times New Roman" w:hAnsiTheme="minorHAnsi"/>
                <w:b/>
                <w:sz w:val="24"/>
                <w:szCs w:val="24"/>
                <w:lang w:val="en-GB"/>
              </w:rPr>
            </w:pPr>
            <w:r w:rsidRPr="001D1024">
              <w:rPr>
                <w:rFonts w:asciiTheme="minorHAnsi" w:eastAsia="Times New Roman" w:hAnsiTheme="minorHAnsi"/>
                <w:b/>
                <w:sz w:val="24"/>
                <w:szCs w:val="24"/>
                <w:highlight w:val="yellow"/>
                <w:lang w:val="en-GB"/>
              </w:rPr>
              <w:t xml:space="preserve">Skype: </w:t>
            </w:r>
            <w:proofErr w:type="spellStart"/>
            <w:proofErr w:type="gramStart"/>
            <w:r w:rsidRPr="001D1024">
              <w:rPr>
                <w:rFonts w:asciiTheme="minorHAnsi" w:eastAsia="Times New Roman" w:hAnsiTheme="minorHAnsi"/>
                <w:b/>
                <w:sz w:val="24"/>
                <w:szCs w:val="24"/>
                <w:highlight w:val="yellow"/>
                <w:lang w:val="en-GB"/>
              </w:rPr>
              <w:t>life.discovered</w:t>
            </w:r>
            <w:proofErr w:type="spellEnd"/>
            <w:proofErr w:type="gramEnd"/>
            <w:r w:rsidRPr="001D1024">
              <w:rPr>
                <w:rFonts w:asciiTheme="minorHAnsi" w:eastAsia="Times New Roman" w:hAnsiTheme="minorHAnsi"/>
                <w:b/>
                <w:sz w:val="24"/>
                <w:szCs w:val="24"/>
                <w:highlight w:val="yellow"/>
                <w:lang w:val="en-GB"/>
              </w:rPr>
              <w:t>????</w:t>
            </w:r>
          </w:p>
          <w:p w14:paraId="0E143DC3" w14:textId="77777777" w:rsidR="004B4AEB" w:rsidRPr="00CC5961" w:rsidRDefault="004B4AEB" w:rsidP="0000023E">
            <w:pPr>
              <w:spacing w:after="0" w:line="240" w:lineRule="auto"/>
              <w:jc w:val="both"/>
              <w:rPr>
                <w:rFonts w:asciiTheme="minorHAnsi" w:eastAsia="Times New Roman" w:hAnsiTheme="minorHAnsi"/>
                <w:b/>
                <w:sz w:val="24"/>
                <w:szCs w:val="24"/>
                <w:lang w:val="en-GB"/>
              </w:rPr>
            </w:pPr>
            <w:ins w:id="81" w:author="John Vijgen" w:date="2022-04-18T21:49:00Z">
              <w:r>
                <w:rPr>
                  <w:rFonts w:asciiTheme="minorHAnsi" w:eastAsia="Times New Roman" w:hAnsiTheme="minorHAnsi"/>
                  <w:b/>
                  <w:sz w:val="24"/>
                  <w:szCs w:val="24"/>
                  <w:lang w:val="en-GB"/>
                </w:rPr>
                <w:t xml:space="preserve">Ph: </w:t>
              </w:r>
              <w:proofErr w:type="spellStart"/>
              <w:r>
                <w:rPr>
                  <w:rFonts w:asciiTheme="minorHAnsi" w:eastAsia="Times New Roman" w:hAnsiTheme="minorHAnsi"/>
                  <w:b/>
                  <w:sz w:val="24"/>
                  <w:szCs w:val="24"/>
                  <w:lang w:val="en-GB"/>
                </w:rPr>
                <w:t>mo</w:t>
              </w:r>
            </w:ins>
            <w:ins w:id="82" w:author="John Vijgen" w:date="2022-04-18T21:50:00Z">
              <w:r>
                <w:rPr>
                  <w:rFonts w:asciiTheme="minorHAnsi" w:eastAsia="Times New Roman" w:hAnsiTheme="minorHAnsi"/>
                  <w:b/>
                  <w:sz w:val="24"/>
                  <w:szCs w:val="24"/>
                  <w:lang w:val="en-GB"/>
                </w:rPr>
                <w:t>bil</w:t>
              </w:r>
              <w:proofErr w:type="spellEnd"/>
              <w:r>
                <w:rPr>
                  <w:rFonts w:asciiTheme="minorHAnsi" w:eastAsia="Times New Roman" w:hAnsiTheme="minorHAnsi"/>
                  <w:b/>
                  <w:sz w:val="24"/>
                  <w:szCs w:val="24"/>
                  <w:lang w:val="en-GB"/>
                </w:rPr>
                <w:t xml:space="preserve">/ </w:t>
              </w:r>
              <w:proofErr w:type="spellStart"/>
              <w:r>
                <w:rPr>
                  <w:rFonts w:asciiTheme="minorHAnsi" w:eastAsia="Times New Roman" w:hAnsiTheme="minorHAnsi"/>
                  <w:b/>
                  <w:sz w:val="24"/>
                  <w:szCs w:val="24"/>
                  <w:lang w:val="en-GB"/>
                </w:rPr>
                <w:t>Whatsapp</w:t>
              </w:r>
            </w:ins>
            <w:proofErr w:type="spellEnd"/>
          </w:p>
        </w:tc>
      </w:tr>
    </w:tbl>
    <w:p w14:paraId="35BE4549" w14:textId="77777777" w:rsidR="004B4AEB" w:rsidRPr="00CC5961" w:rsidRDefault="004B4AEB" w:rsidP="004B4AEB">
      <w:pPr>
        <w:spacing w:after="0" w:line="240" w:lineRule="auto"/>
        <w:jc w:val="both"/>
        <w:rPr>
          <w:rFonts w:asciiTheme="minorHAnsi" w:eastAsia="Times New Roman" w:hAnsiTheme="minorHAnsi"/>
          <w:b/>
          <w:sz w:val="24"/>
          <w:szCs w:val="24"/>
          <w:lang w:val="en-GB"/>
        </w:rPr>
      </w:pPr>
    </w:p>
    <w:p w14:paraId="5F74DC42" w14:textId="77777777" w:rsidR="004B4AEB" w:rsidRPr="00CC5961" w:rsidRDefault="004B4AEB" w:rsidP="004B4AEB">
      <w:pPr>
        <w:shd w:val="clear" w:color="auto" w:fill="FFFFFF"/>
        <w:spacing w:after="0" w:line="240" w:lineRule="auto"/>
        <w:jc w:val="both"/>
        <w:outlineLvl w:val="2"/>
        <w:rPr>
          <w:rFonts w:asciiTheme="minorHAnsi" w:eastAsia="Times New Roman" w:hAnsiTheme="minorHAnsi"/>
          <w:b/>
          <w:bCs/>
          <w:color w:val="000000" w:themeColor="text1"/>
          <w:sz w:val="24"/>
          <w:szCs w:val="24"/>
          <w:lang w:val="en-GB" w:eastAsia="en-GB"/>
        </w:rPr>
      </w:pPr>
      <w:r w:rsidRPr="00CC5961">
        <w:rPr>
          <w:rFonts w:asciiTheme="minorHAnsi" w:eastAsia="Times New Roman" w:hAnsiTheme="minorHAnsi"/>
          <w:bCs/>
          <w:color w:val="000000" w:themeColor="text1"/>
          <w:sz w:val="24"/>
          <w:szCs w:val="24"/>
          <w:lang w:val="en-GB" w:eastAsia="en-GB"/>
        </w:rPr>
        <w:t xml:space="preserve">Or the </w:t>
      </w:r>
      <w:r w:rsidRPr="00CC5961">
        <w:rPr>
          <w:rFonts w:asciiTheme="minorHAnsi" w:eastAsia="Times New Roman" w:hAnsiTheme="minorHAnsi"/>
          <w:b/>
          <w:bCs/>
          <w:color w:val="000000" w:themeColor="text1"/>
          <w:sz w:val="24"/>
          <w:szCs w:val="24"/>
          <w:lang w:val="en-GB" w:eastAsia="en-GB"/>
        </w:rPr>
        <w:t>IHPA Forum Secretariat:</w:t>
      </w:r>
    </w:p>
    <w:p w14:paraId="2132A88B" w14:textId="77777777" w:rsidR="004B4AEB" w:rsidRPr="00CC5961" w:rsidRDefault="004B4AEB" w:rsidP="004B4AEB">
      <w:pPr>
        <w:spacing w:after="0" w:line="240" w:lineRule="auto"/>
        <w:jc w:val="both"/>
        <w:rPr>
          <w:rFonts w:asciiTheme="minorHAnsi" w:eastAsia="Times New Roman" w:hAnsiTheme="minorHAnsi"/>
          <w:b/>
          <w:sz w:val="24"/>
          <w:szCs w:val="24"/>
          <w:lang w:val="en-GB"/>
        </w:rPr>
      </w:pPr>
    </w:p>
    <w:p w14:paraId="2F78AACC" w14:textId="77777777" w:rsidR="004B4AEB" w:rsidRPr="00CC5961" w:rsidRDefault="004B4AEB" w:rsidP="004B4AEB">
      <w:pPr>
        <w:pStyle w:val="Ingenafstand"/>
        <w:jc w:val="both"/>
        <w:rPr>
          <w:rFonts w:asciiTheme="minorHAnsi" w:hAnsiTheme="minorHAnsi"/>
          <w:b/>
          <w:sz w:val="24"/>
          <w:szCs w:val="24"/>
          <w:lang w:val="en-GB"/>
        </w:rPr>
      </w:pPr>
      <w:r w:rsidRPr="00CC5961">
        <w:rPr>
          <w:rFonts w:asciiTheme="minorHAnsi" w:hAnsiTheme="minorHAnsi"/>
          <w:b/>
          <w:sz w:val="24"/>
          <w:szCs w:val="24"/>
          <w:lang w:val="en-GB"/>
        </w:rPr>
        <w:t>IHPA Secretariat</w:t>
      </w:r>
    </w:p>
    <w:p w14:paraId="433D26D5" w14:textId="77777777" w:rsidR="004B4AEB" w:rsidRPr="00CC5961" w:rsidRDefault="004B4AEB" w:rsidP="004B4AEB">
      <w:pPr>
        <w:pStyle w:val="Ingenafstand"/>
        <w:jc w:val="both"/>
        <w:rPr>
          <w:rFonts w:asciiTheme="minorHAnsi" w:hAnsiTheme="minorHAnsi"/>
          <w:b/>
          <w:sz w:val="24"/>
          <w:szCs w:val="24"/>
          <w:lang w:val="en-GB"/>
        </w:rPr>
      </w:pPr>
      <w:r w:rsidRPr="00CC5961">
        <w:rPr>
          <w:rFonts w:asciiTheme="minorHAnsi" w:hAnsiTheme="minorHAnsi"/>
          <w:b/>
          <w:sz w:val="24"/>
          <w:szCs w:val="24"/>
          <w:lang w:val="en-GB"/>
        </w:rPr>
        <w:t>John Vijgen</w:t>
      </w:r>
      <w:r>
        <w:rPr>
          <w:rFonts w:asciiTheme="minorHAnsi" w:hAnsiTheme="minorHAnsi"/>
          <w:b/>
          <w:sz w:val="24"/>
          <w:szCs w:val="24"/>
          <w:lang w:val="en-GB"/>
        </w:rPr>
        <w:tab/>
      </w:r>
      <w:r>
        <w:rPr>
          <w:rFonts w:asciiTheme="minorHAnsi" w:hAnsiTheme="minorHAnsi"/>
          <w:b/>
          <w:sz w:val="24"/>
          <w:szCs w:val="24"/>
          <w:lang w:val="en-GB"/>
        </w:rPr>
        <w:tab/>
      </w:r>
      <w:r>
        <w:rPr>
          <w:rFonts w:asciiTheme="minorHAnsi" w:hAnsiTheme="minorHAnsi"/>
          <w:b/>
          <w:sz w:val="24"/>
          <w:szCs w:val="24"/>
          <w:lang w:val="en-GB"/>
        </w:rPr>
        <w:tab/>
      </w:r>
      <w:r>
        <w:rPr>
          <w:rFonts w:asciiTheme="minorHAnsi" w:hAnsiTheme="minorHAnsi"/>
          <w:b/>
          <w:sz w:val="24"/>
          <w:szCs w:val="24"/>
          <w:lang w:val="en-GB"/>
        </w:rPr>
        <w:tab/>
        <w:t xml:space="preserve">Kateryna </w:t>
      </w:r>
      <w:proofErr w:type="spellStart"/>
      <w:r>
        <w:rPr>
          <w:rFonts w:asciiTheme="minorHAnsi" w:hAnsiTheme="minorHAnsi"/>
          <w:b/>
          <w:sz w:val="24"/>
          <w:szCs w:val="24"/>
          <w:lang w:val="en-GB"/>
        </w:rPr>
        <w:t>Okhotnik</w:t>
      </w:r>
      <w:proofErr w:type="spellEnd"/>
    </w:p>
    <w:tbl>
      <w:tblPr>
        <w:tblStyle w:val="Tabel-Gitter"/>
        <w:tblW w:w="0" w:type="auto"/>
        <w:tblLook w:val="04A0" w:firstRow="1" w:lastRow="0" w:firstColumn="1" w:lastColumn="0" w:noHBand="0" w:noVBand="1"/>
      </w:tblPr>
      <w:tblGrid>
        <w:gridCol w:w="5027"/>
        <w:gridCol w:w="5028"/>
      </w:tblGrid>
      <w:tr w:rsidR="004B4AEB" w:rsidRPr="00AB7489" w14:paraId="48D1C3A5" w14:textId="77777777" w:rsidTr="0000023E">
        <w:tc>
          <w:tcPr>
            <w:tcW w:w="5027" w:type="dxa"/>
          </w:tcPr>
          <w:p w14:paraId="1C07813D" w14:textId="77777777" w:rsidR="004B4AEB" w:rsidRPr="00866706" w:rsidRDefault="004B4AEB" w:rsidP="0000023E">
            <w:pPr>
              <w:pStyle w:val="Ingenafstand"/>
              <w:jc w:val="both"/>
              <w:rPr>
                <w:sz w:val="24"/>
                <w:szCs w:val="24"/>
                <w:lang w:val="nl-NL"/>
                <w:rPrChange w:id="83" w:author="John Vijgen" w:date="2022-04-04T10:30:00Z">
                  <w:rPr>
                    <w:lang w:val="en-GB"/>
                  </w:rPr>
                </w:rPrChange>
              </w:rPr>
            </w:pPr>
            <w:r w:rsidRPr="00866706">
              <w:rPr>
                <w:sz w:val="24"/>
                <w:szCs w:val="24"/>
                <w:lang w:val="nl-NL"/>
                <w:rPrChange w:id="84" w:author="John Vijgen" w:date="2022-04-04T10:30:00Z">
                  <w:rPr>
                    <w:lang w:val="en-GB"/>
                  </w:rPr>
                </w:rPrChange>
              </w:rPr>
              <w:t>John.vijgen@ihpa.info</w:t>
            </w:r>
          </w:p>
          <w:p w14:paraId="66F5BC0D" w14:textId="77777777" w:rsidR="004B4AEB" w:rsidRDefault="004B4AEB" w:rsidP="0000023E">
            <w:pPr>
              <w:pStyle w:val="Ingenafstand"/>
              <w:jc w:val="both"/>
              <w:rPr>
                <w:ins w:id="85" w:author="John Vijgen" w:date="2022-04-07T18:55:00Z"/>
                <w:sz w:val="24"/>
                <w:szCs w:val="24"/>
                <w:lang w:val="nl-NL"/>
              </w:rPr>
            </w:pPr>
            <w:r w:rsidRPr="00866706">
              <w:rPr>
                <w:sz w:val="24"/>
                <w:szCs w:val="24"/>
                <w:lang w:val="nl-NL"/>
                <w:rPrChange w:id="86" w:author="John Vijgen" w:date="2022-04-04T10:30:00Z">
                  <w:rPr>
                    <w:lang w:val="en-GB"/>
                  </w:rPr>
                </w:rPrChange>
              </w:rPr>
              <w:t>Skype: johnvijgen</w:t>
            </w:r>
          </w:p>
          <w:p w14:paraId="7C3C3614" w14:textId="77777777" w:rsidR="004B4AEB" w:rsidRPr="00866706" w:rsidRDefault="004B4AEB" w:rsidP="0000023E">
            <w:pPr>
              <w:pStyle w:val="Ingenafstand"/>
              <w:jc w:val="both"/>
              <w:rPr>
                <w:sz w:val="24"/>
                <w:szCs w:val="24"/>
                <w:lang w:val="nl-NL"/>
                <w:rPrChange w:id="87" w:author="John Vijgen" w:date="2022-04-04T10:30:00Z">
                  <w:rPr>
                    <w:lang w:val="en-GB"/>
                  </w:rPr>
                </w:rPrChange>
              </w:rPr>
            </w:pPr>
            <w:r>
              <w:rPr>
                <w:sz w:val="24"/>
                <w:szCs w:val="24"/>
                <w:lang w:val="nl-NL"/>
              </w:rPr>
              <w:t>Whatsapp: +4591730089</w:t>
            </w:r>
          </w:p>
        </w:tc>
        <w:tc>
          <w:tcPr>
            <w:tcW w:w="5028" w:type="dxa"/>
          </w:tcPr>
          <w:p w14:paraId="2CF3AB08" w14:textId="77777777" w:rsidR="004B4AEB" w:rsidRPr="000614AD" w:rsidRDefault="004B4AEB" w:rsidP="0000023E">
            <w:pPr>
              <w:pStyle w:val="Ingenafstand"/>
              <w:jc w:val="both"/>
              <w:rPr>
                <w:sz w:val="24"/>
                <w:szCs w:val="24"/>
                <w:lang w:val="nl-NL"/>
                <w:rPrChange w:id="88" w:author="John Vijgen" w:date="2022-04-18T21:07:00Z">
                  <w:rPr>
                    <w:lang w:val="de-DE"/>
                  </w:rPr>
                </w:rPrChange>
              </w:rPr>
            </w:pPr>
            <w:r w:rsidRPr="00550B3F">
              <w:rPr>
                <w:sz w:val="24"/>
                <w:szCs w:val="24"/>
                <w:rPrChange w:id="89" w:author="John Vijgen" w:date="2020-01-07T11:44:00Z">
                  <w:rPr/>
                </w:rPrChange>
              </w:rPr>
              <w:fldChar w:fldCharType="begin"/>
            </w:r>
            <w:r w:rsidRPr="000614AD">
              <w:rPr>
                <w:sz w:val="24"/>
                <w:szCs w:val="24"/>
                <w:lang w:val="nl-NL"/>
                <w:rPrChange w:id="90" w:author="John Vijgen" w:date="2022-04-18T21:07:00Z">
                  <w:rPr/>
                </w:rPrChange>
              </w:rPr>
              <w:instrText xml:space="preserve"> HYPERLINK "mailto:k.okhotnyk@gmail.com" </w:instrText>
            </w:r>
            <w:r w:rsidRPr="00550B3F">
              <w:rPr>
                <w:sz w:val="24"/>
                <w:szCs w:val="24"/>
                <w:rPrChange w:id="91" w:author="John Vijgen" w:date="2020-01-07T11:44:00Z">
                  <w:rPr>
                    <w:rStyle w:val="Hyperlink"/>
                    <w:lang w:val="de-DE"/>
                  </w:rPr>
                </w:rPrChange>
              </w:rPr>
              <w:fldChar w:fldCharType="separate"/>
            </w:r>
            <w:r w:rsidRPr="000614AD">
              <w:rPr>
                <w:rStyle w:val="Hyperlink"/>
                <w:sz w:val="24"/>
                <w:szCs w:val="24"/>
                <w:lang w:val="nl-NL"/>
                <w:rPrChange w:id="92" w:author="John Vijgen" w:date="2022-04-18T21:07:00Z">
                  <w:rPr>
                    <w:rStyle w:val="Hyperlink"/>
                    <w:lang w:val="de-DE"/>
                  </w:rPr>
                </w:rPrChange>
              </w:rPr>
              <w:t>k.okhotnyk@gmail.com</w:t>
            </w:r>
            <w:r w:rsidRPr="00550B3F">
              <w:rPr>
                <w:rStyle w:val="Hyperlink"/>
                <w:sz w:val="24"/>
                <w:szCs w:val="24"/>
                <w:lang w:val="de-DE"/>
                <w:rPrChange w:id="93" w:author="John Vijgen" w:date="2020-01-07T11:44:00Z">
                  <w:rPr>
                    <w:rStyle w:val="Hyperlink"/>
                    <w:lang w:val="de-DE"/>
                  </w:rPr>
                </w:rPrChange>
              </w:rPr>
              <w:fldChar w:fldCharType="end"/>
            </w:r>
          </w:p>
          <w:p w14:paraId="1AF51EDC" w14:textId="77777777" w:rsidR="004B4AEB" w:rsidRPr="000614AD" w:rsidRDefault="004B4AEB" w:rsidP="0000023E">
            <w:pPr>
              <w:pStyle w:val="Ingenafstand"/>
              <w:jc w:val="both"/>
              <w:rPr>
                <w:ins w:id="94" w:author="John Vijgen" w:date="2022-04-07T18:56:00Z"/>
                <w:sz w:val="24"/>
                <w:szCs w:val="24"/>
                <w:lang w:val="nl-NL"/>
                <w:rPrChange w:id="95" w:author="John Vijgen" w:date="2022-04-18T21:07:00Z">
                  <w:rPr>
                    <w:ins w:id="96" w:author="John Vijgen" w:date="2022-04-07T18:56:00Z"/>
                    <w:sz w:val="24"/>
                    <w:szCs w:val="24"/>
                    <w:lang w:val="de-DE"/>
                  </w:rPr>
                </w:rPrChange>
              </w:rPr>
            </w:pPr>
            <w:r w:rsidRPr="000614AD">
              <w:rPr>
                <w:sz w:val="24"/>
                <w:szCs w:val="24"/>
                <w:lang w:val="nl-NL"/>
                <w:rPrChange w:id="97" w:author="John Vijgen" w:date="2022-04-18T21:07:00Z">
                  <w:rPr>
                    <w:lang w:val="de-DE"/>
                  </w:rPr>
                </w:rPrChange>
              </w:rPr>
              <w:t>Skype: Kateryna Okhotnyk</w:t>
            </w:r>
          </w:p>
          <w:p w14:paraId="48ADA64D" w14:textId="77777777" w:rsidR="004B4AEB" w:rsidRPr="000614AD" w:rsidRDefault="004B4AEB" w:rsidP="0000023E">
            <w:pPr>
              <w:pStyle w:val="Ingenafstand"/>
              <w:jc w:val="both"/>
              <w:rPr>
                <w:sz w:val="24"/>
                <w:szCs w:val="24"/>
                <w:lang w:val="nl-NL"/>
                <w:rPrChange w:id="98" w:author="John Vijgen" w:date="2022-04-18T21:07:00Z">
                  <w:rPr>
                    <w:lang w:val="de-DE"/>
                  </w:rPr>
                </w:rPrChange>
              </w:rPr>
            </w:pPr>
            <w:ins w:id="99" w:author="John Vijgen" w:date="2022-04-11T10:00:00Z">
              <w:r w:rsidRPr="000614AD">
                <w:rPr>
                  <w:sz w:val="24"/>
                  <w:szCs w:val="24"/>
                  <w:lang w:val="nl-NL"/>
                  <w:rPrChange w:id="100" w:author="John Vijgen" w:date="2022-04-18T21:07:00Z">
                    <w:rPr>
                      <w:sz w:val="24"/>
                      <w:szCs w:val="24"/>
                      <w:lang w:val="de-DE"/>
                    </w:rPr>
                  </w:rPrChange>
                </w:rPr>
                <w:t>Whatsapp: ???</w:t>
              </w:r>
            </w:ins>
          </w:p>
        </w:tc>
      </w:tr>
    </w:tbl>
    <w:p w14:paraId="324B6B75" w14:textId="77777777" w:rsidR="004B4AEB" w:rsidRPr="000614AD" w:rsidRDefault="004B4AEB" w:rsidP="004B4AEB">
      <w:pPr>
        <w:spacing w:after="0" w:line="240" w:lineRule="auto"/>
        <w:jc w:val="both"/>
        <w:rPr>
          <w:rFonts w:asciiTheme="minorHAnsi" w:hAnsiTheme="minorHAnsi"/>
          <w:b/>
          <w:sz w:val="24"/>
          <w:szCs w:val="24"/>
          <w:lang w:val="nl-NL"/>
          <w:rPrChange w:id="101" w:author="John Vijgen" w:date="2022-04-18T21:07:00Z">
            <w:rPr>
              <w:rFonts w:asciiTheme="minorHAnsi" w:hAnsiTheme="minorHAnsi"/>
              <w:b/>
              <w:sz w:val="24"/>
              <w:szCs w:val="24"/>
              <w:lang w:val="de-DE"/>
            </w:rPr>
          </w:rPrChange>
        </w:rPr>
      </w:pPr>
    </w:p>
    <w:p w14:paraId="12662B2B" w14:textId="77777777" w:rsidR="004B4AEB" w:rsidRPr="003813F5" w:rsidRDefault="004B4AEB" w:rsidP="004B4AEB">
      <w:pPr>
        <w:rPr>
          <w:lang w:val="nl-NL"/>
        </w:rPr>
      </w:pPr>
    </w:p>
    <w:p w14:paraId="77675D2C" w14:textId="3754100F" w:rsidR="00FA34B0" w:rsidRPr="003813F5" w:rsidRDefault="00FA34B0">
      <w:pPr>
        <w:spacing w:after="0" w:line="240" w:lineRule="auto"/>
        <w:rPr>
          <w:rFonts w:ascii="Verdana" w:eastAsia="Times New Roman" w:hAnsi="Verdana"/>
          <w:b/>
          <w:bCs/>
          <w:color w:val="909B7A"/>
          <w:sz w:val="24"/>
          <w:szCs w:val="24"/>
          <w:lang w:val="nl-NL" w:eastAsia="en-GB"/>
        </w:rPr>
      </w:pPr>
    </w:p>
    <w:sectPr w:rsidR="00FA34B0" w:rsidRPr="003813F5" w:rsidSect="00597731">
      <w:pgSz w:w="11906" w:h="16838"/>
      <w:pgMar w:top="1701" w:right="707" w:bottom="1701" w:left="1134" w:header="709" w:footer="709" w:gutter="0"/>
      <w:pgBorders w:offsetFrom="page">
        <w:bottom w:val="single" w:sz="4" w:space="24" w:color="FFFFFF"/>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roland" w:date="2020-01-07T05:31:00Z" w:initials="r">
    <w:p w14:paraId="0B46A85E" w14:textId="77777777" w:rsidR="00AD329A" w:rsidRPr="00FA34B0" w:rsidRDefault="00AD329A" w:rsidP="00AD329A">
      <w:pPr>
        <w:pStyle w:val="Kommentartekst"/>
        <w:rPr>
          <w:lang w:val="en-US"/>
        </w:rPr>
      </w:pPr>
      <w:r>
        <w:rPr>
          <w:rStyle w:val="Kommentarhenvisning"/>
        </w:rPr>
        <w:annotationRef/>
      </w:r>
      <w:r>
        <w:rPr>
          <w:lang w:val="de-DE"/>
        </w:rPr>
        <w:t>Falls die Chinesen, Brasilianer, Russen  oder Südafrika kommen möchte offen halten. Yes, OK</w:t>
      </w:r>
    </w:p>
  </w:comment>
  <w:comment w:id="37" w:author="John Vijgen" w:date="2022-05-01T19:34:00Z" w:initials="JV">
    <w:p w14:paraId="30B5C244" w14:textId="77777777" w:rsidR="00AD329A" w:rsidRPr="00FA34B0" w:rsidRDefault="00AD329A" w:rsidP="00AD329A">
      <w:pPr>
        <w:pStyle w:val="Kommentartekst"/>
        <w:rPr>
          <w:lang w:val="en-US"/>
        </w:rPr>
      </w:pPr>
      <w:r>
        <w:rPr>
          <w:rStyle w:val="Kommentarhenvisning"/>
        </w:rPr>
        <w:annotationRef/>
      </w:r>
      <w:r w:rsidRPr="00FA34B0">
        <w:rPr>
          <w:lang w:val="en-US"/>
        </w:rPr>
        <w:t xml:space="preserve">Elena, Alicia: pllease note that this is a request from SEP China that may be interested in these issues- Therefore, we have added globally   </w:t>
      </w:r>
    </w:p>
  </w:comment>
  <w:comment w:id="38" w:author="roland" w:date="2020-01-07T07:18:00Z" w:initials="r">
    <w:p w14:paraId="47EA734F" w14:textId="77777777" w:rsidR="00AD329A" w:rsidRPr="00550B3F" w:rsidRDefault="00AD329A" w:rsidP="00AD329A">
      <w:pPr>
        <w:pStyle w:val="Kommentartekst"/>
        <w:rPr>
          <w:lang w:val="de-DE"/>
        </w:rPr>
      </w:pPr>
      <w:r>
        <w:rPr>
          <w:rStyle w:val="Kommentarhenvisning"/>
        </w:rPr>
        <w:annotationRef/>
      </w:r>
      <w:r w:rsidRPr="00550B3F">
        <w:rPr>
          <w:lang w:val="de-DE"/>
        </w:rPr>
        <w:t>Zu dem Thema wahrscheinlich keine session – nur wenn was vernünftiges an submission kommt</w:t>
      </w:r>
      <w:r>
        <w:rPr>
          <w:lang w:val="de-DE"/>
        </w:rPr>
        <w:t xml:space="preserve">. OK we will see </w:t>
      </w:r>
    </w:p>
  </w:comment>
  <w:comment w:id="76" w:author="John Vijgen" w:date="2019-10-30T19:09:00Z" w:initials="JV">
    <w:p w14:paraId="3723EA31" w14:textId="77777777" w:rsidR="004B4AEB" w:rsidRPr="00457D48" w:rsidRDefault="004B4AEB" w:rsidP="004B4AEB">
      <w:pPr>
        <w:pStyle w:val="Kommentartekst"/>
        <w:rPr>
          <w:lang w:val="en-GB"/>
        </w:rPr>
      </w:pPr>
      <w:r>
        <w:rPr>
          <w:rStyle w:val="Kommentarhenvisning"/>
        </w:rPr>
        <w:annotationRef/>
      </w:r>
      <w:r w:rsidRPr="00457D48">
        <w:rPr>
          <w:lang w:val="en-GB"/>
        </w:rPr>
        <w:t>To b</w:t>
      </w:r>
      <w:r>
        <w:rPr>
          <w:lang w:val="en-GB"/>
        </w:rPr>
        <w:t>e changed</w:t>
      </w:r>
    </w:p>
  </w:comment>
  <w:comment w:id="78" w:author="John Vijgen" w:date="2019-10-30T19:09:00Z" w:initials="JV">
    <w:p w14:paraId="77DC210E" w14:textId="77777777" w:rsidR="004B4AEB" w:rsidRPr="00457D48" w:rsidRDefault="004B4AEB" w:rsidP="004B4AEB">
      <w:pPr>
        <w:pStyle w:val="Kommentartekst"/>
        <w:rPr>
          <w:lang w:val="en-GB"/>
        </w:rPr>
      </w:pPr>
      <w:r>
        <w:rPr>
          <w:rStyle w:val="Kommentarhenvisning"/>
        </w:rPr>
        <w:annotationRef/>
      </w:r>
      <w:r w:rsidRPr="00457D48">
        <w:rPr>
          <w:lang w:val="en-GB"/>
        </w:rPr>
        <w:t>To be c</w:t>
      </w:r>
      <w:r>
        <w:rPr>
          <w:lang w:val="en-GB"/>
        </w:rPr>
        <w:t>hanged to Surfing !!</w:t>
      </w:r>
    </w:p>
  </w:comment>
  <w:comment w:id="79" w:author="John Vijgen" w:date="2019-10-30T16:04:00Z" w:initials="JV">
    <w:p w14:paraId="52ED0C52" w14:textId="77777777" w:rsidR="004B4AEB" w:rsidRPr="00457D48" w:rsidRDefault="004B4AEB" w:rsidP="004B4AEB">
      <w:pPr>
        <w:pStyle w:val="Kommentartekst"/>
        <w:rPr>
          <w:lang w:val="en-GB"/>
        </w:rPr>
      </w:pPr>
      <w:r>
        <w:rPr>
          <w:rStyle w:val="Kommentarhenvisning"/>
        </w:rPr>
        <w:annotationRef/>
      </w:r>
      <w:r w:rsidRPr="00457D48">
        <w:rPr>
          <w:lang w:val="en-GB"/>
        </w:rPr>
        <w:t>Still existing???</w:t>
      </w:r>
      <w:r>
        <w:rPr>
          <w:lang w:val="en-GB"/>
        </w:rPr>
        <w:t xml:space="preserve"> Now to be modified to Life surfin!!!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46A85E" w15:done="0"/>
  <w15:commentEx w15:paraId="30B5C244" w15:paraIdParent="0B46A85E" w15:done="0"/>
  <w15:commentEx w15:paraId="47EA734F" w15:done="0"/>
  <w15:commentEx w15:paraId="3723EA31" w15:done="0"/>
  <w15:commentEx w15:paraId="77DC210E" w15:done="0"/>
  <w15:commentEx w15:paraId="52ED0C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1BEECDC" w16cex:dateUtc="2020-01-07T04:31:00Z"/>
  <w16cex:commentExtensible w16cex:durableId="26195F4D" w16cex:dateUtc="2022-05-01T17:34:00Z"/>
  <w16cex:commentExtensible w16cex:durableId="21BEECDD" w16cex:dateUtc="2020-01-07T06:18:00Z"/>
  <w16cex:commentExtensible w16cex:durableId="21645E77" w16cex:dateUtc="2019-10-30T18:09:00Z"/>
  <w16cex:commentExtensible w16cex:durableId="21645E68" w16cex:dateUtc="2019-10-30T18:09:00Z"/>
  <w16cex:commentExtensible w16cex:durableId="2164330D" w16cex:dateUtc="2019-10-30T1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46A85E" w16cid:durableId="21BEECDC"/>
  <w16cid:commentId w16cid:paraId="30B5C244" w16cid:durableId="26195F4D"/>
  <w16cid:commentId w16cid:paraId="47EA734F" w16cid:durableId="21BEECDD"/>
  <w16cid:commentId w16cid:paraId="3723EA31" w16cid:durableId="21645E77"/>
  <w16cid:commentId w16cid:paraId="77DC210E" w16cid:durableId="21645E68"/>
  <w16cid:commentId w16cid:paraId="52ED0C52" w16cid:durableId="216433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D5EAB" w14:textId="77777777" w:rsidR="005C783C" w:rsidRDefault="005C783C" w:rsidP="006E5D7E">
      <w:pPr>
        <w:spacing w:after="0" w:line="240" w:lineRule="auto"/>
      </w:pPr>
      <w:r>
        <w:separator/>
      </w:r>
    </w:p>
  </w:endnote>
  <w:endnote w:type="continuationSeparator" w:id="0">
    <w:p w14:paraId="181218C8" w14:textId="77777777" w:rsidR="005C783C" w:rsidRDefault="005C783C" w:rsidP="006E5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E60F4" w14:textId="687473D0" w:rsidR="00AD329A" w:rsidRPr="006C6C28" w:rsidRDefault="005C783C" w:rsidP="00907743">
    <w:pPr>
      <w:pStyle w:val="Sidefod"/>
      <w:ind w:left="-993"/>
      <w:jc w:val="center"/>
      <w:rPr>
        <w:lang w:val="en-GB"/>
      </w:rPr>
    </w:pPr>
    <w:sdt>
      <w:sdtPr>
        <w:rPr>
          <w:lang w:val="en-GB"/>
        </w:rPr>
        <w:id w:val="-1333515091"/>
        <w:docPartObj>
          <w:docPartGallery w:val="Page Numbers (Bottom of Page)"/>
          <w:docPartUnique/>
        </w:docPartObj>
      </w:sdtPr>
      <w:sdtEndPr/>
      <w:sdtContent>
        <w:r w:rsidR="00AD329A" w:rsidRPr="00DE0A1C">
          <w:rPr>
            <w:noProof/>
            <w:lang w:val="de-DE" w:eastAsia="de-DE"/>
          </w:rPr>
          <mc:AlternateContent>
            <mc:Choice Requires="wps">
              <w:drawing>
                <wp:anchor distT="0" distB="0" distL="114300" distR="114300" simplePos="0" relativeHeight="251663360" behindDoc="0" locked="0" layoutInCell="1" allowOverlap="1" wp14:anchorId="23DE56DB" wp14:editId="23B6D65E">
                  <wp:simplePos x="0" y="0"/>
                  <wp:positionH relativeFrom="rightMargin">
                    <wp:align>center</wp:align>
                  </wp:positionH>
                  <wp:positionV relativeFrom="bottomMargin">
                    <wp:align>center</wp:align>
                  </wp:positionV>
                  <wp:extent cx="565785" cy="19177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85677EB" w14:textId="77777777" w:rsidR="00AD329A" w:rsidRDefault="00AD329A">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Pr="00CF0E08">
                                <w:rPr>
                                  <w:noProof/>
                                  <w:color w:val="C0504D" w:themeColor="accent2"/>
                                </w:rPr>
                                <w:t>4</w:t>
                              </w:r>
                              <w:r>
                                <w:rPr>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3DE56DB" id="Rectangle 4" o:spid="_x0000_s1026" style="position:absolute;left:0;text-align:left;margin-left:0;margin-top:0;width:44.55pt;height:15.1pt;rotation:180;flip:x;z-index:25166336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085677EB" w14:textId="77777777" w:rsidR="00AD329A" w:rsidRDefault="00AD329A">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Pr="00CF0E08">
                          <w:rPr>
                            <w:noProof/>
                            <w:color w:val="C0504D" w:themeColor="accent2"/>
                          </w:rPr>
                          <w:t>4</w:t>
                        </w:r>
                        <w:r>
                          <w:rPr>
                            <w:color w:val="C0504D" w:themeColor="accent2"/>
                          </w:rPr>
                          <w:fldChar w:fldCharType="end"/>
                        </w:r>
                      </w:p>
                    </w:txbxContent>
                  </v:textbox>
                  <w10:wrap anchorx="margin" anchory="margin"/>
                </v:rect>
              </w:pict>
            </mc:Fallback>
          </mc:AlternateContent>
        </w:r>
      </w:sdtContent>
    </w:sdt>
    <w:ins w:id="39" w:author="John Vijgen" w:date="2020-01-07T13:22:00Z">
      <w:r w:rsidR="00AD329A" w:rsidRPr="00AB16FA">
        <w:t xml:space="preserve"> </w:t>
      </w:r>
      <w:r w:rsidR="00AD329A">
        <w:rPr>
          <w:noProof/>
        </w:rPr>
        <w:drawing>
          <wp:inline distT="0" distB="0" distL="0" distR="0" wp14:anchorId="384AA093" wp14:editId="21FF0BBC">
            <wp:extent cx="737870" cy="489653"/>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8316" cy="496585"/>
                    </a:xfrm>
                    <a:prstGeom prst="rect">
                      <a:avLst/>
                    </a:prstGeom>
                    <a:noFill/>
                    <a:ln>
                      <a:noFill/>
                    </a:ln>
                  </pic:spPr>
                </pic:pic>
              </a:graphicData>
            </a:graphic>
          </wp:inline>
        </w:drawing>
      </w:r>
    </w:ins>
    <w:ins w:id="40" w:author="John Vijgen" w:date="2020-01-07T13:23:00Z">
      <w:r w:rsidR="00AD329A" w:rsidRPr="00AB16FA">
        <w:t xml:space="preserve"> </w:t>
      </w:r>
    </w:ins>
    <w:ins w:id="41" w:author="John Vijgen" w:date="2020-01-07T13:25:00Z">
      <w:r w:rsidR="00AD329A" w:rsidRPr="00AB16FA">
        <w:t xml:space="preserve"> </w:t>
      </w:r>
      <w:r w:rsidR="00AD329A">
        <w:rPr>
          <w:noProof/>
        </w:rPr>
        <w:drawing>
          <wp:inline distT="0" distB="0" distL="0" distR="0" wp14:anchorId="74F68E32" wp14:editId="31BA0BFA">
            <wp:extent cx="1099820" cy="323419"/>
            <wp:effectExtent l="0" t="0" r="508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4902" cy="330795"/>
                    </a:xfrm>
                    <a:prstGeom prst="rect">
                      <a:avLst/>
                    </a:prstGeom>
                    <a:noFill/>
                    <a:ln>
                      <a:noFill/>
                    </a:ln>
                  </pic:spPr>
                </pic:pic>
              </a:graphicData>
            </a:graphic>
          </wp:inline>
        </w:drawing>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03D21" w14:textId="77777777" w:rsidR="005C783C" w:rsidRDefault="005C783C" w:rsidP="006E5D7E">
      <w:pPr>
        <w:spacing w:after="0" w:line="240" w:lineRule="auto"/>
      </w:pPr>
      <w:r>
        <w:separator/>
      </w:r>
    </w:p>
  </w:footnote>
  <w:footnote w:type="continuationSeparator" w:id="0">
    <w:p w14:paraId="279FAFE7" w14:textId="77777777" w:rsidR="005C783C" w:rsidRDefault="005C783C" w:rsidP="006E5D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D0EB6" w14:textId="7AA28B82" w:rsidR="00395E5C" w:rsidRDefault="00395E5C">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31A28" w14:textId="48CEEF7D" w:rsidR="00AD329A" w:rsidRDefault="00AD329A" w:rsidP="00597731">
    <w:pPr>
      <w:pStyle w:val="Sidehoved"/>
      <w:tabs>
        <w:tab w:val="clear" w:pos="9638"/>
      </w:tabs>
      <w:ind w:left="-1134" w:right="-994"/>
      <w:rPr>
        <w:noProof/>
        <w:lang w:val="en-GB" w:eastAsia="en-GB"/>
      </w:rPr>
    </w:pPr>
    <w:r w:rsidRPr="009C05CC">
      <w:rPr>
        <w:noProof/>
        <w:lang w:val="de-DE" w:eastAsia="de-DE"/>
      </w:rPr>
      <w:drawing>
        <wp:inline distT="0" distB="0" distL="0" distR="0" wp14:anchorId="3E1735E7" wp14:editId="1B7BAC95">
          <wp:extent cx="1896745" cy="547687"/>
          <wp:effectExtent l="0" t="0" r="825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913970" cy="552661"/>
                  </a:xfrm>
                  <a:prstGeom prst="rect">
                    <a:avLst/>
                  </a:prstGeom>
                </pic:spPr>
              </pic:pic>
            </a:graphicData>
          </a:graphic>
        </wp:inline>
      </w:drawing>
    </w:r>
    <w:r>
      <w:rPr>
        <w:noProof/>
        <w:lang w:val="de-DE" w:eastAsia="de-DE"/>
      </w:rPr>
      <w:drawing>
        <wp:anchor distT="0" distB="0" distL="114300" distR="114300" simplePos="0" relativeHeight="251662336" behindDoc="0" locked="0" layoutInCell="1" allowOverlap="1" wp14:anchorId="7298A133" wp14:editId="646D0FE5">
          <wp:simplePos x="0" y="0"/>
          <wp:positionH relativeFrom="column">
            <wp:posOffset>3332798</wp:posOffset>
          </wp:positionH>
          <wp:positionV relativeFrom="paragraph">
            <wp:posOffset>2858</wp:posOffset>
          </wp:positionV>
          <wp:extent cx="1076325" cy="361950"/>
          <wp:effectExtent l="0" t="0" r="0" b="0"/>
          <wp:wrapSquare wrapText="bothSides"/>
          <wp:docPr id="46" name="3 Imagen" descr="13089_Sarga_en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89_Sarga_en_RGB.png"/>
                  <pic:cNvPicPr/>
                </pic:nvPicPr>
                <pic:blipFill>
                  <a:blip r:embed="rId2" cstate="print"/>
                  <a:srcRect l="8385" t="29304" r="10563" b="32023"/>
                  <a:stretch>
                    <a:fillRect/>
                  </a:stretch>
                </pic:blipFill>
                <pic:spPr>
                  <a:xfrm>
                    <a:off x="0" y="0"/>
                    <a:ext cx="1076325" cy="361950"/>
                  </a:xfrm>
                  <a:prstGeom prst="rect">
                    <a:avLst/>
                  </a:prstGeom>
                </pic:spPr>
              </pic:pic>
            </a:graphicData>
          </a:graphic>
        </wp:anchor>
      </w:drawing>
    </w:r>
    <w:r>
      <w:rPr>
        <w:noProof/>
        <w:lang w:val="de-DE" w:eastAsia="de-DE"/>
      </w:rPr>
      <w:drawing>
        <wp:anchor distT="0" distB="0" distL="114300" distR="114300" simplePos="0" relativeHeight="251660288" behindDoc="0" locked="0" layoutInCell="1" allowOverlap="1" wp14:anchorId="4707B376" wp14:editId="0D7C8598">
          <wp:simplePos x="0" y="0"/>
          <wp:positionH relativeFrom="column">
            <wp:posOffset>2046605</wp:posOffset>
          </wp:positionH>
          <wp:positionV relativeFrom="paragraph">
            <wp:posOffset>-1905</wp:posOffset>
          </wp:positionV>
          <wp:extent cx="909955" cy="400050"/>
          <wp:effectExtent l="19050" t="0" r="4445" b="0"/>
          <wp:wrapSquare wrapText="bothSides"/>
          <wp:docPr id="45" name="6 Imagen" descr="IHPA-Logo_2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HPA-Logo_2009.jpg"/>
                  <pic:cNvPicPr/>
                </pic:nvPicPr>
                <pic:blipFill>
                  <a:blip r:embed="rId3" cstate="print"/>
                  <a:stretch>
                    <a:fillRect/>
                  </a:stretch>
                </pic:blipFill>
                <pic:spPr>
                  <a:xfrm>
                    <a:off x="0" y="0"/>
                    <a:ext cx="909955" cy="400050"/>
                  </a:xfrm>
                  <a:prstGeom prst="rect">
                    <a:avLst/>
                  </a:prstGeom>
                </pic:spPr>
              </pic:pic>
            </a:graphicData>
          </a:graphic>
        </wp:anchor>
      </w:drawing>
    </w:r>
    <w:r>
      <w:rPr>
        <w:noProof/>
        <w:lang w:val="de-DE" w:eastAsia="de-DE"/>
      </w:rPr>
      <w:drawing>
        <wp:anchor distT="0" distB="0" distL="114300" distR="114300" simplePos="0" relativeHeight="251661312" behindDoc="0" locked="0" layoutInCell="1" allowOverlap="1" wp14:anchorId="7D1DD5E2" wp14:editId="7CA32BBF">
          <wp:simplePos x="0" y="0"/>
          <wp:positionH relativeFrom="column">
            <wp:posOffset>722630</wp:posOffset>
          </wp:positionH>
          <wp:positionV relativeFrom="paragraph">
            <wp:posOffset>2540</wp:posOffset>
          </wp:positionV>
          <wp:extent cx="1019175" cy="419100"/>
          <wp:effectExtent l="19050" t="0" r="9525" b="0"/>
          <wp:wrapSquare wrapText="bothSides"/>
          <wp:docPr id="39" name="4 Imagen" descr="Gobiern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ierno_RGB.png"/>
                  <pic:cNvPicPr/>
                </pic:nvPicPr>
                <pic:blipFill>
                  <a:blip r:embed="rId4" cstate="print"/>
                  <a:srcRect l="14569" t="28516" r="14885" b="30469"/>
                  <a:stretch>
                    <a:fillRect/>
                  </a:stretch>
                </pic:blipFill>
                <pic:spPr>
                  <a:xfrm>
                    <a:off x="0" y="0"/>
                    <a:ext cx="1019175" cy="419100"/>
                  </a:xfrm>
                  <a:prstGeom prst="rect">
                    <a:avLst/>
                  </a:prstGeom>
                </pic:spPr>
              </pic:pic>
            </a:graphicData>
          </a:graphic>
        </wp:anchor>
      </w:drawing>
    </w:r>
    <w:r>
      <w:rPr>
        <w:noProof/>
        <w:lang w:val="de-DE" w:eastAsia="de-DE"/>
      </w:rPr>
      <w:drawing>
        <wp:anchor distT="0" distB="0" distL="114300" distR="114300" simplePos="0" relativeHeight="251659264" behindDoc="0" locked="0" layoutInCell="1" allowOverlap="1" wp14:anchorId="1AD226EA" wp14:editId="0B2BA179">
          <wp:simplePos x="0" y="0"/>
          <wp:positionH relativeFrom="column">
            <wp:posOffset>-286702</wp:posOffset>
          </wp:positionH>
          <wp:positionV relativeFrom="paragraph">
            <wp:posOffset>-40005</wp:posOffset>
          </wp:positionV>
          <wp:extent cx="666750" cy="476250"/>
          <wp:effectExtent l="19050" t="0" r="0" b="0"/>
          <wp:wrapSquare wrapText="bothSides"/>
          <wp:docPr id="47" name="2 Imagen" descr="li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jpg"/>
                  <pic:cNvPicPr/>
                </pic:nvPicPr>
                <pic:blipFill>
                  <a:blip r:embed="rId5" cstate="print"/>
                  <a:stretch>
                    <a:fillRect/>
                  </a:stretch>
                </pic:blipFill>
                <pic:spPr>
                  <a:xfrm>
                    <a:off x="0" y="0"/>
                    <a:ext cx="666750" cy="476250"/>
                  </a:xfrm>
                  <a:prstGeom prst="rect">
                    <a:avLst/>
                  </a:prstGeom>
                </pic:spPr>
              </pic:pic>
            </a:graphicData>
          </a:graphic>
        </wp:anchor>
      </w:drawing>
    </w:r>
  </w:p>
  <w:p w14:paraId="414F5BAE" w14:textId="77777777" w:rsidR="00AD329A" w:rsidRDefault="00AD329A" w:rsidP="00011FD6">
    <w:pPr>
      <w:pStyle w:val="Sidehoved"/>
      <w:tabs>
        <w:tab w:val="clear" w:pos="9638"/>
      </w:tabs>
      <w:ind w:right="-994"/>
      <w:rPr>
        <w:noProof/>
        <w:lang w:val="en-GB" w:eastAsia="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4864E" w14:textId="0BC0B313" w:rsidR="00395E5C" w:rsidRDefault="00395E5C">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D9E"/>
    <w:multiLevelType w:val="multilevel"/>
    <w:tmpl w:val="0030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B18C8"/>
    <w:multiLevelType w:val="hybridMultilevel"/>
    <w:tmpl w:val="DE5E51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CC0A55"/>
    <w:multiLevelType w:val="multilevel"/>
    <w:tmpl w:val="28165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10E51"/>
    <w:multiLevelType w:val="multilevel"/>
    <w:tmpl w:val="B374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C20EAF"/>
    <w:multiLevelType w:val="hybridMultilevel"/>
    <w:tmpl w:val="4B3E2126"/>
    <w:lvl w:ilvl="0" w:tplc="45B48AAE">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BB44395"/>
    <w:multiLevelType w:val="hybridMultilevel"/>
    <w:tmpl w:val="1CDEEC1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2BE47E4C"/>
    <w:multiLevelType w:val="multilevel"/>
    <w:tmpl w:val="0ADAB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A12FFF"/>
    <w:multiLevelType w:val="multilevel"/>
    <w:tmpl w:val="040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78525B6"/>
    <w:multiLevelType w:val="multilevel"/>
    <w:tmpl w:val="C238720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886A38"/>
    <w:multiLevelType w:val="multilevel"/>
    <w:tmpl w:val="8E32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0B3554"/>
    <w:multiLevelType w:val="multilevel"/>
    <w:tmpl w:val="1BD41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1D74FE"/>
    <w:multiLevelType w:val="hybridMultilevel"/>
    <w:tmpl w:val="0AE43C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5BC56865"/>
    <w:multiLevelType w:val="hybridMultilevel"/>
    <w:tmpl w:val="6E58BF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5BF228E8"/>
    <w:multiLevelType w:val="multilevel"/>
    <w:tmpl w:val="26C82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14A2576"/>
    <w:multiLevelType w:val="hybridMultilevel"/>
    <w:tmpl w:val="66486D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61E96322"/>
    <w:multiLevelType w:val="singleLevel"/>
    <w:tmpl w:val="EEE0CFB2"/>
    <w:lvl w:ilvl="0">
      <w:numFmt w:val="bullet"/>
      <w:lvlText w:val="-"/>
      <w:lvlJc w:val="left"/>
      <w:pPr>
        <w:tabs>
          <w:tab w:val="num" w:pos="420"/>
        </w:tabs>
        <w:ind w:left="420" w:hanging="360"/>
      </w:pPr>
    </w:lvl>
  </w:abstractNum>
  <w:abstractNum w:abstractNumId="16" w15:restartNumberingAfterBreak="0">
    <w:nsid w:val="62E93F65"/>
    <w:multiLevelType w:val="hybridMultilevel"/>
    <w:tmpl w:val="CE60C706"/>
    <w:lvl w:ilvl="0" w:tplc="221289D2">
      <w:start w:val="1"/>
      <w:numFmt w:val="decimal"/>
      <w:lvlText w:val="%1."/>
      <w:lvlJc w:val="left"/>
      <w:pPr>
        <w:ind w:left="360" w:hanging="360"/>
      </w:pPr>
      <w:rPr>
        <w:rFonts w:hint="default"/>
        <w:b/>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7" w15:restartNumberingAfterBreak="0">
    <w:nsid w:val="654E35D3"/>
    <w:multiLevelType w:val="multilevel"/>
    <w:tmpl w:val="0ADAB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2F48C6"/>
    <w:multiLevelType w:val="hybridMultilevel"/>
    <w:tmpl w:val="1BBC49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E493757"/>
    <w:multiLevelType w:val="multilevel"/>
    <w:tmpl w:val="AB6E3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735780"/>
    <w:multiLevelType w:val="multilevel"/>
    <w:tmpl w:val="EA5C8C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7784287">
    <w:abstractNumId w:val="10"/>
  </w:num>
  <w:num w:numId="2" w16cid:durableId="781537361">
    <w:abstractNumId w:val="0"/>
  </w:num>
  <w:num w:numId="3" w16cid:durableId="1594051418">
    <w:abstractNumId w:val="2"/>
  </w:num>
  <w:num w:numId="4" w16cid:durableId="734209614">
    <w:abstractNumId w:val="3"/>
  </w:num>
  <w:num w:numId="5" w16cid:durableId="1615213457">
    <w:abstractNumId w:val="13"/>
  </w:num>
  <w:num w:numId="6" w16cid:durableId="217741383">
    <w:abstractNumId w:val="6"/>
  </w:num>
  <w:num w:numId="7" w16cid:durableId="200943264">
    <w:abstractNumId w:val="17"/>
  </w:num>
  <w:num w:numId="8" w16cid:durableId="81725762">
    <w:abstractNumId w:val="15"/>
  </w:num>
  <w:num w:numId="9" w16cid:durableId="1255867865">
    <w:abstractNumId w:val="14"/>
  </w:num>
  <w:num w:numId="10" w16cid:durableId="1715696082">
    <w:abstractNumId w:val="1"/>
  </w:num>
  <w:num w:numId="11" w16cid:durableId="33040709">
    <w:abstractNumId w:val="9"/>
  </w:num>
  <w:num w:numId="12" w16cid:durableId="1095050299">
    <w:abstractNumId w:val="20"/>
  </w:num>
  <w:num w:numId="13" w16cid:durableId="118109666">
    <w:abstractNumId w:val="19"/>
  </w:num>
  <w:num w:numId="14" w16cid:durableId="197160639">
    <w:abstractNumId w:val="18"/>
  </w:num>
  <w:num w:numId="15" w16cid:durableId="1392313646">
    <w:abstractNumId w:val="7"/>
  </w:num>
  <w:num w:numId="16" w16cid:durableId="211964735">
    <w:abstractNumId w:val="16"/>
  </w:num>
  <w:num w:numId="17" w16cid:durableId="1594049442">
    <w:abstractNumId w:val="5"/>
  </w:num>
  <w:num w:numId="18" w16cid:durableId="420688158">
    <w:abstractNumId w:val="12"/>
  </w:num>
  <w:num w:numId="19" w16cid:durableId="884097661">
    <w:abstractNumId w:val="4"/>
  </w:num>
  <w:num w:numId="20" w16cid:durableId="1631933126">
    <w:abstractNumId w:val="11"/>
  </w:num>
  <w:num w:numId="21" w16cid:durableId="158125918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Vijgen">
    <w15:presenceInfo w15:providerId="None" w15:userId="John Vijgen"/>
  </w15:person>
  <w15:person w15:author="roland">
    <w15:presenceInfo w15:providerId="None" w15:userId="rolan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D74"/>
    <w:rsid w:val="0000031B"/>
    <w:rsid w:val="000054FD"/>
    <w:rsid w:val="000103D3"/>
    <w:rsid w:val="00011FD6"/>
    <w:rsid w:val="00012908"/>
    <w:rsid w:val="00012AAB"/>
    <w:rsid w:val="00013F91"/>
    <w:rsid w:val="0001724A"/>
    <w:rsid w:val="00017906"/>
    <w:rsid w:val="00020AA3"/>
    <w:rsid w:val="00021C3E"/>
    <w:rsid w:val="00022427"/>
    <w:rsid w:val="00022442"/>
    <w:rsid w:val="000224CA"/>
    <w:rsid w:val="000230D8"/>
    <w:rsid w:val="00026C31"/>
    <w:rsid w:val="00030093"/>
    <w:rsid w:val="00030343"/>
    <w:rsid w:val="00030891"/>
    <w:rsid w:val="000340A0"/>
    <w:rsid w:val="00034B9D"/>
    <w:rsid w:val="000372A6"/>
    <w:rsid w:val="00041127"/>
    <w:rsid w:val="000413D5"/>
    <w:rsid w:val="000416D0"/>
    <w:rsid w:val="00044AF6"/>
    <w:rsid w:val="00044C20"/>
    <w:rsid w:val="00044C9F"/>
    <w:rsid w:val="00045843"/>
    <w:rsid w:val="00045863"/>
    <w:rsid w:val="0004658B"/>
    <w:rsid w:val="00046BF9"/>
    <w:rsid w:val="000475F4"/>
    <w:rsid w:val="000478F8"/>
    <w:rsid w:val="00047BF8"/>
    <w:rsid w:val="00050D11"/>
    <w:rsid w:val="000521BF"/>
    <w:rsid w:val="000533B2"/>
    <w:rsid w:val="00053D48"/>
    <w:rsid w:val="000544B3"/>
    <w:rsid w:val="00054A70"/>
    <w:rsid w:val="00054B08"/>
    <w:rsid w:val="00054FA2"/>
    <w:rsid w:val="00055F01"/>
    <w:rsid w:val="00057838"/>
    <w:rsid w:val="00057B91"/>
    <w:rsid w:val="00060044"/>
    <w:rsid w:val="00060B7F"/>
    <w:rsid w:val="000614AD"/>
    <w:rsid w:val="00061B39"/>
    <w:rsid w:val="00063F49"/>
    <w:rsid w:val="00064913"/>
    <w:rsid w:val="0007024E"/>
    <w:rsid w:val="00070EAC"/>
    <w:rsid w:val="00072781"/>
    <w:rsid w:val="00073B4D"/>
    <w:rsid w:val="00074055"/>
    <w:rsid w:val="000740A0"/>
    <w:rsid w:val="00076FBC"/>
    <w:rsid w:val="0008000E"/>
    <w:rsid w:val="000811E6"/>
    <w:rsid w:val="00084142"/>
    <w:rsid w:val="000849AF"/>
    <w:rsid w:val="000860BC"/>
    <w:rsid w:val="000871B6"/>
    <w:rsid w:val="00090F10"/>
    <w:rsid w:val="0009179F"/>
    <w:rsid w:val="0009194B"/>
    <w:rsid w:val="00093C73"/>
    <w:rsid w:val="000955FF"/>
    <w:rsid w:val="00096D21"/>
    <w:rsid w:val="000A09F2"/>
    <w:rsid w:val="000A0C60"/>
    <w:rsid w:val="000A1A71"/>
    <w:rsid w:val="000A1AE2"/>
    <w:rsid w:val="000A3D2A"/>
    <w:rsid w:val="000A3EA7"/>
    <w:rsid w:val="000A6C7B"/>
    <w:rsid w:val="000A7A24"/>
    <w:rsid w:val="000B49BC"/>
    <w:rsid w:val="000B5BC5"/>
    <w:rsid w:val="000C17CC"/>
    <w:rsid w:val="000C2C6E"/>
    <w:rsid w:val="000C5381"/>
    <w:rsid w:val="000C548A"/>
    <w:rsid w:val="000C76B4"/>
    <w:rsid w:val="000C7934"/>
    <w:rsid w:val="000D0610"/>
    <w:rsid w:val="000D1024"/>
    <w:rsid w:val="000D28F5"/>
    <w:rsid w:val="000D4763"/>
    <w:rsid w:val="000D751A"/>
    <w:rsid w:val="000E5021"/>
    <w:rsid w:val="000E7AD0"/>
    <w:rsid w:val="000F0275"/>
    <w:rsid w:val="000F1415"/>
    <w:rsid w:val="000F2CD6"/>
    <w:rsid w:val="000F3395"/>
    <w:rsid w:val="000F4BFB"/>
    <w:rsid w:val="000F5A04"/>
    <w:rsid w:val="000F7BF4"/>
    <w:rsid w:val="001010D0"/>
    <w:rsid w:val="00101960"/>
    <w:rsid w:val="0010350F"/>
    <w:rsid w:val="001045D6"/>
    <w:rsid w:val="00110285"/>
    <w:rsid w:val="00110426"/>
    <w:rsid w:val="00115228"/>
    <w:rsid w:val="001158B1"/>
    <w:rsid w:val="0011698B"/>
    <w:rsid w:val="0011710F"/>
    <w:rsid w:val="00120512"/>
    <w:rsid w:val="00120A87"/>
    <w:rsid w:val="00121963"/>
    <w:rsid w:val="00121DDA"/>
    <w:rsid w:val="00122B3F"/>
    <w:rsid w:val="0012304C"/>
    <w:rsid w:val="00125102"/>
    <w:rsid w:val="001259B2"/>
    <w:rsid w:val="0012736D"/>
    <w:rsid w:val="00127EF6"/>
    <w:rsid w:val="00130336"/>
    <w:rsid w:val="00130711"/>
    <w:rsid w:val="001315E2"/>
    <w:rsid w:val="001316C2"/>
    <w:rsid w:val="001323ED"/>
    <w:rsid w:val="0013438E"/>
    <w:rsid w:val="00136323"/>
    <w:rsid w:val="0013688C"/>
    <w:rsid w:val="00137163"/>
    <w:rsid w:val="00137FF9"/>
    <w:rsid w:val="00140D37"/>
    <w:rsid w:val="001461C9"/>
    <w:rsid w:val="0014664E"/>
    <w:rsid w:val="0014697D"/>
    <w:rsid w:val="00147543"/>
    <w:rsid w:val="00147AD4"/>
    <w:rsid w:val="00147D14"/>
    <w:rsid w:val="00153518"/>
    <w:rsid w:val="00153E6D"/>
    <w:rsid w:val="001549EE"/>
    <w:rsid w:val="001577A6"/>
    <w:rsid w:val="001600A3"/>
    <w:rsid w:val="001601FD"/>
    <w:rsid w:val="00161442"/>
    <w:rsid w:val="00162AF1"/>
    <w:rsid w:val="00162B7D"/>
    <w:rsid w:val="00162CEE"/>
    <w:rsid w:val="00164CA8"/>
    <w:rsid w:val="00164ECD"/>
    <w:rsid w:val="00166F01"/>
    <w:rsid w:val="001716F2"/>
    <w:rsid w:val="00174B51"/>
    <w:rsid w:val="0018259E"/>
    <w:rsid w:val="001839D0"/>
    <w:rsid w:val="00183EFC"/>
    <w:rsid w:val="00184D2B"/>
    <w:rsid w:val="00185656"/>
    <w:rsid w:val="00185769"/>
    <w:rsid w:val="00186A90"/>
    <w:rsid w:val="00187065"/>
    <w:rsid w:val="0019222F"/>
    <w:rsid w:val="001925C2"/>
    <w:rsid w:val="001928B2"/>
    <w:rsid w:val="00192C18"/>
    <w:rsid w:val="00193C6C"/>
    <w:rsid w:val="00193C76"/>
    <w:rsid w:val="00196361"/>
    <w:rsid w:val="0019647E"/>
    <w:rsid w:val="00196A88"/>
    <w:rsid w:val="00197903"/>
    <w:rsid w:val="001A2CE7"/>
    <w:rsid w:val="001A2F7B"/>
    <w:rsid w:val="001A38D6"/>
    <w:rsid w:val="001A59C1"/>
    <w:rsid w:val="001A601B"/>
    <w:rsid w:val="001A7647"/>
    <w:rsid w:val="001A7ECC"/>
    <w:rsid w:val="001B1CEA"/>
    <w:rsid w:val="001B20DA"/>
    <w:rsid w:val="001B3CA9"/>
    <w:rsid w:val="001B4B98"/>
    <w:rsid w:val="001B6C45"/>
    <w:rsid w:val="001B6CF9"/>
    <w:rsid w:val="001B7651"/>
    <w:rsid w:val="001C06AA"/>
    <w:rsid w:val="001C0E76"/>
    <w:rsid w:val="001C5104"/>
    <w:rsid w:val="001C655A"/>
    <w:rsid w:val="001C6C65"/>
    <w:rsid w:val="001C6F66"/>
    <w:rsid w:val="001C716F"/>
    <w:rsid w:val="001C792A"/>
    <w:rsid w:val="001C7F86"/>
    <w:rsid w:val="001D1024"/>
    <w:rsid w:val="001D20E6"/>
    <w:rsid w:val="001D2629"/>
    <w:rsid w:val="001D2C77"/>
    <w:rsid w:val="001D4FB8"/>
    <w:rsid w:val="001D50DC"/>
    <w:rsid w:val="001D5E96"/>
    <w:rsid w:val="001D6D21"/>
    <w:rsid w:val="001D7AE7"/>
    <w:rsid w:val="001E1D7F"/>
    <w:rsid w:val="001E2835"/>
    <w:rsid w:val="001E499D"/>
    <w:rsid w:val="001E6BFF"/>
    <w:rsid w:val="001E76D3"/>
    <w:rsid w:val="001E7962"/>
    <w:rsid w:val="001F0486"/>
    <w:rsid w:val="001F23E3"/>
    <w:rsid w:val="001F47E6"/>
    <w:rsid w:val="001F5AA1"/>
    <w:rsid w:val="001F654C"/>
    <w:rsid w:val="001F6ACC"/>
    <w:rsid w:val="00201F00"/>
    <w:rsid w:val="0020262F"/>
    <w:rsid w:val="0020516F"/>
    <w:rsid w:val="002055B8"/>
    <w:rsid w:val="00205927"/>
    <w:rsid w:val="00210B16"/>
    <w:rsid w:val="00210E21"/>
    <w:rsid w:val="00211A15"/>
    <w:rsid w:val="00213FF8"/>
    <w:rsid w:val="00214126"/>
    <w:rsid w:val="002143E6"/>
    <w:rsid w:val="002143EA"/>
    <w:rsid w:val="002152AC"/>
    <w:rsid w:val="00215554"/>
    <w:rsid w:val="002163AE"/>
    <w:rsid w:val="00216540"/>
    <w:rsid w:val="00217083"/>
    <w:rsid w:val="00217EE2"/>
    <w:rsid w:val="00220BCA"/>
    <w:rsid w:val="00220C92"/>
    <w:rsid w:val="002218B8"/>
    <w:rsid w:val="00222A05"/>
    <w:rsid w:val="00225A0D"/>
    <w:rsid w:val="00225FD7"/>
    <w:rsid w:val="002264C9"/>
    <w:rsid w:val="00230382"/>
    <w:rsid w:val="00230F5B"/>
    <w:rsid w:val="0023112A"/>
    <w:rsid w:val="0023288E"/>
    <w:rsid w:val="00232C88"/>
    <w:rsid w:val="002338AD"/>
    <w:rsid w:val="002340AF"/>
    <w:rsid w:val="002369AE"/>
    <w:rsid w:val="002416BB"/>
    <w:rsid w:val="00241C73"/>
    <w:rsid w:val="002440D4"/>
    <w:rsid w:val="00244F1A"/>
    <w:rsid w:val="00245DC7"/>
    <w:rsid w:val="00246144"/>
    <w:rsid w:val="00250C0A"/>
    <w:rsid w:val="002516E1"/>
    <w:rsid w:val="00252CF2"/>
    <w:rsid w:val="00254116"/>
    <w:rsid w:val="0025420C"/>
    <w:rsid w:val="00255B41"/>
    <w:rsid w:val="0025623D"/>
    <w:rsid w:val="00257442"/>
    <w:rsid w:val="002621FF"/>
    <w:rsid w:val="00263D5B"/>
    <w:rsid w:val="002650B5"/>
    <w:rsid w:val="0027023A"/>
    <w:rsid w:val="0027194A"/>
    <w:rsid w:val="002726D9"/>
    <w:rsid w:val="00272D3B"/>
    <w:rsid w:val="0027382E"/>
    <w:rsid w:val="00274634"/>
    <w:rsid w:val="00275624"/>
    <w:rsid w:val="0027627D"/>
    <w:rsid w:val="00276B0E"/>
    <w:rsid w:val="00282D58"/>
    <w:rsid w:val="00283134"/>
    <w:rsid w:val="002837D4"/>
    <w:rsid w:val="00286911"/>
    <w:rsid w:val="0028776B"/>
    <w:rsid w:val="00290351"/>
    <w:rsid w:val="00291634"/>
    <w:rsid w:val="0029208C"/>
    <w:rsid w:val="00293319"/>
    <w:rsid w:val="002A24E2"/>
    <w:rsid w:val="002A3934"/>
    <w:rsid w:val="002A5618"/>
    <w:rsid w:val="002B0444"/>
    <w:rsid w:val="002B1DC6"/>
    <w:rsid w:val="002B4E46"/>
    <w:rsid w:val="002B633B"/>
    <w:rsid w:val="002C1507"/>
    <w:rsid w:val="002C27B5"/>
    <w:rsid w:val="002C2DF6"/>
    <w:rsid w:val="002D0505"/>
    <w:rsid w:val="002D0F2B"/>
    <w:rsid w:val="002D23DE"/>
    <w:rsid w:val="002D3E23"/>
    <w:rsid w:val="002D46D4"/>
    <w:rsid w:val="002D7DDB"/>
    <w:rsid w:val="002D7EE5"/>
    <w:rsid w:val="002E13C2"/>
    <w:rsid w:val="002E1B54"/>
    <w:rsid w:val="002E1F00"/>
    <w:rsid w:val="002E2A30"/>
    <w:rsid w:val="002F0E88"/>
    <w:rsid w:val="002F0F83"/>
    <w:rsid w:val="002F1CDE"/>
    <w:rsid w:val="002F324A"/>
    <w:rsid w:val="002F52F1"/>
    <w:rsid w:val="00302611"/>
    <w:rsid w:val="00302740"/>
    <w:rsid w:val="0030313B"/>
    <w:rsid w:val="003031CF"/>
    <w:rsid w:val="00303973"/>
    <w:rsid w:val="0030444D"/>
    <w:rsid w:val="00304484"/>
    <w:rsid w:val="003044E9"/>
    <w:rsid w:val="00304EFE"/>
    <w:rsid w:val="00304F12"/>
    <w:rsid w:val="003058CB"/>
    <w:rsid w:val="003059A1"/>
    <w:rsid w:val="00305AEC"/>
    <w:rsid w:val="0031098D"/>
    <w:rsid w:val="00311CAE"/>
    <w:rsid w:val="0031219D"/>
    <w:rsid w:val="003137B8"/>
    <w:rsid w:val="00314049"/>
    <w:rsid w:val="00315E18"/>
    <w:rsid w:val="00316708"/>
    <w:rsid w:val="00316EFD"/>
    <w:rsid w:val="0031785A"/>
    <w:rsid w:val="003210D1"/>
    <w:rsid w:val="0032214D"/>
    <w:rsid w:val="0032333F"/>
    <w:rsid w:val="00323B79"/>
    <w:rsid w:val="003265F8"/>
    <w:rsid w:val="0032768F"/>
    <w:rsid w:val="003308E1"/>
    <w:rsid w:val="003355C2"/>
    <w:rsid w:val="003357DC"/>
    <w:rsid w:val="00341DCF"/>
    <w:rsid w:val="0034396F"/>
    <w:rsid w:val="00344B5B"/>
    <w:rsid w:val="003452DD"/>
    <w:rsid w:val="00345FFC"/>
    <w:rsid w:val="00346F98"/>
    <w:rsid w:val="0034734D"/>
    <w:rsid w:val="0034782F"/>
    <w:rsid w:val="00350E17"/>
    <w:rsid w:val="0035536E"/>
    <w:rsid w:val="00355940"/>
    <w:rsid w:val="00357E27"/>
    <w:rsid w:val="00357E9E"/>
    <w:rsid w:val="003607BF"/>
    <w:rsid w:val="00361067"/>
    <w:rsid w:val="00361A24"/>
    <w:rsid w:val="003642ED"/>
    <w:rsid w:val="00365410"/>
    <w:rsid w:val="003657B0"/>
    <w:rsid w:val="003709B0"/>
    <w:rsid w:val="0037130E"/>
    <w:rsid w:val="003719C1"/>
    <w:rsid w:val="00374127"/>
    <w:rsid w:val="003754ED"/>
    <w:rsid w:val="003776AF"/>
    <w:rsid w:val="0038021A"/>
    <w:rsid w:val="003813F5"/>
    <w:rsid w:val="00381975"/>
    <w:rsid w:val="00381ABC"/>
    <w:rsid w:val="00383B5D"/>
    <w:rsid w:val="00384C20"/>
    <w:rsid w:val="00386FA7"/>
    <w:rsid w:val="00387F32"/>
    <w:rsid w:val="003903BD"/>
    <w:rsid w:val="00390A37"/>
    <w:rsid w:val="00394B14"/>
    <w:rsid w:val="00394EDE"/>
    <w:rsid w:val="00395D40"/>
    <w:rsid w:val="00395E5C"/>
    <w:rsid w:val="003A0CC3"/>
    <w:rsid w:val="003A0E6A"/>
    <w:rsid w:val="003A1B0B"/>
    <w:rsid w:val="003A1CBF"/>
    <w:rsid w:val="003A2793"/>
    <w:rsid w:val="003A557E"/>
    <w:rsid w:val="003A62F7"/>
    <w:rsid w:val="003A7F10"/>
    <w:rsid w:val="003B281F"/>
    <w:rsid w:val="003B2BF7"/>
    <w:rsid w:val="003B36FE"/>
    <w:rsid w:val="003B404C"/>
    <w:rsid w:val="003B6A59"/>
    <w:rsid w:val="003B6C13"/>
    <w:rsid w:val="003C0104"/>
    <w:rsid w:val="003C07EB"/>
    <w:rsid w:val="003C166D"/>
    <w:rsid w:val="003C4FD9"/>
    <w:rsid w:val="003C51DB"/>
    <w:rsid w:val="003C75D0"/>
    <w:rsid w:val="003D05F5"/>
    <w:rsid w:val="003D09F5"/>
    <w:rsid w:val="003D2E20"/>
    <w:rsid w:val="003D3490"/>
    <w:rsid w:val="003D34CB"/>
    <w:rsid w:val="003D3B40"/>
    <w:rsid w:val="003D3B4A"/>
    <w:rsid w:val="003D3FE9"/>
    <w:rsid w:val="003D469F"/>
    <w:rsid w:val="003D51BF"/>
    <w:rsid w:val="003D6E85"/>
    <w:rsid w:val="003D7CF8"/>
    <w:rsid w:val="003E127B"/>
    <w:rsid w:val="003E1EC0"/>
    <w:rsid w:val="003E26F0"/>
    <w:rsid w:val="003E4DD8"/>
    <w:rsid w:val="003E74F8"/>
    <w:rsid w:val="003F0BDD"/>
    <w:rsid w:val="003F12D0"/>
    <w:rsid w:val="003F2A9D"/>
    <w:rsid w:val="003F30B9"/>
    <w:rsid w:val="003F45B1"/>
    <w:rsid w:val="003F5F85"/>
    <w:rsid w:val="003F6BAE"/>
    <w:rsid w:val="003F6DEA"/>
    <w:rsid w:val="003F7F61"/>
    <w:rsid w:val="003F7F97"/>
    <w:rsid w:val="00400FCC"/>
    <w:rsid w:val="004023AC"/>
    <w:rsid w:val="00402EA4"/>
    <w:rsid w:val="00404CF5"/>
    <w:rsid w:val="00405A08"/>
    <w:rsid w:val="00406D73"/>
    <w:rsid w:val="004071CE"/>
    <w:rsid w:val="004108CC"/>
    <w:rsid w:val="004116ED"/>
    <w:rsid w:val="00411A74"/>
    <w:rsid w:val="00412333"/>
    <w:rsid w:val="00414C4C"/>
    <w:rsid w:val="00415294"/>
    <w:rsid w:val="00415D1A"/>
    <w:rsid w:val="00416E70"/>
    <w:rsid w:val="00417116"/>
    <w:rsid w:val="00417DCE"/>
    <w:rsid w:val="00420035"/>
    <w:rsid w:val="0042297D"/>
    <w:rsid w:val="00423B81"/>
    <w:rsid w:val="00424C32"/>
    <w:rsid w:val="00426E30"/>
    <w:rsid w:val="00430FE6"/>
    <w:rsid w:val="004333C5"/>
    <w:rsid w:val="0043439B"/>
    <w:rsid w:val="0043543E"/>
    <w:rsid w:val="00435D37"/>
    <w:rsid w:val="00440716"/>
    <w:rsid w:val="00440AE3"/>
    <w:rsid w:val="004432AC"/>
    <w:rsid w:val="00443B4C"/>
    <w:rsid w:val="004457BB"/>
    <w:rsid w:val="004463A1"/>
    <w:rsid w:val="004471EA"/>
    <w:rsid w:val="004477EC"/>
    <w:rsid w:val="00447878"/>
    <w:rsid w:val="00450505"/>
    <w:rsid w:val="00450840"/>
    <w:rsid w:val="00452C6E"/>
    <w:rsid w:val="00454F1D"/>
    <w:rsid w:val="00456303"/>
    <w:rsid w:val="00457D48"/>
    <w:rsid w:val="004619CA"/>
    <w:rsid w:val="00461B8D"/>
    <w:rsid w:val="00462654"/>
    <w:rsid w:val="00463091"/>
    <w:rsid w:val="00464CF7"/>
    <w:rsid w:val="00464D10"/>
    <w:rsid w:val="00465167"/>
    <w:rsid w:val="00465D58"/>
    <w:rsid w:val="00467559"/>
    <w:rsid w:val="00470B44"/>
    <w:rsid w:val="00470DF2"/>
    <w:rsid w:val="00471681"/>
    <w:rsid w:val="004737BD"/>
    <w:rsid w:val="00473BD5"/>
    <w:rsid w:val="00473CA2"/>
    <w:rsid w:val="00476B97"/>
    <w:rsid w:val="00480ED2"/>
    <w:rsid w:val="004816D7"/>
    <w:rsid w:val="00481E31"/>
    <w:rsid w:val="00482330"/>
    <w:rsid w:val="0048273B"/>
    <w:rsid w:val="0049166B"/>
    <w:rsid w:val="00492302"/>
    <w:rsid w:val="00495F35"/>
    <w:rsid w:val="0049729D"/>
    <w:rsid w:val="00497728"/>
    <w:rsid w:val="00497A35"/>
    <w:rsid w:val="004A068D"/>
    <w:rsid w:val="004A1FA8"/>
    <w:rsid w:val="004A4BC5"/>
    <w:rsid w:val="004A56F0"/>
    <w:rsid w:val="004A6ACC"/>
    <w:rsid w:val="004A7091"/>
    <w:rsid w:val="004B2FCE"/>
    <w:rsid w:val="004B3D17"/>
    <w:rsid w:val="004B4AEB"/>
    <w:rsid w:val="004B5B8E"/>
    <w:rsid w:val="004B6137"/>
    <w:rsid w:val="004B71CB"/>
    <w:rsid w:val="004C0D2E"/>
    <w:rsid w:val="004C12B6"/>
    <w:rsid w:val="004C3EA9"/>
    <w:rsid w:val="004C4107"/>
    <w:rsid w:val="004C47DD"/>
    <w:rsid w:val="004C6873"/>
    <w:rsid w:val="004C6E71"/>
    <w:rsid w:val="004D2C4D"/>
    <w:rsid w:val="004D30E5"/>
    <w:rsid w:val="004D3D17"/>
    <w:rsid w:val="004D5D70"/>
    <w:rsid w:val="004D5ED1"/>
    <w:rsid w:val="004D6A4D"/>
    <w:rsid w:val="004D6EC8"/>
    <w:rsid w:val="004D7E5A"/>
    <w:rsid w:val="004E0312"/>
    <w:rsid w:val="004E5879"/>
    <w:rsid w:val="004E6980"/>
    <w:rsid w:val="004F087A"/>
    <w:rsid w:val="004F2209"/>
    <w:rsid w:val="004F2622"/>
    <w:rsid w:val="004F2D0D"/>
    <w:rsid w:val="004F34CF"/>
    <w:rsid w:val="004F45F1"/>
    <w:rsid w:val="004F49D2"/>
    <w:rsid w:val="004F4E9C"/>
    <w:rsid w:val="004F4F7F"/>
    <w:rsid w:val="004F5EF2"/>
    <w:rsid w:val="005010C9"/>
    <w:rsid w:val="0050323B"/>
    <w:rsid w:val="00503246"/>
    <w:rsid w:val="00503F18"/>
    <w:rsid w:val="00504745"/>
    <w:rsid w:val="005054DB"/>
    <w:rsid w:val="0050555E"/>
    <w:rsid w:val="0050567F"/>
    <w:rsid w:val="00506859"/>
    <w:rsid w:val="005125A1"/>
    <w:rsid w:val="0051267E"/>
    <w:rsid w:val="00512711"/>
    <w:rsid w:val="005134F2"/>
    <w:rsid w:val="00516283"/>
    <w:rsid w:val="00516F2E"/>
    <w:rsid w:val="00521426"/>
    <w:rsid w:val="0052229C"/>
    <w:rsid w:val="0052277C"/>
    <w:rsid w:val="00523983"/>
    <w:rsid w:val="00524F99"/>
    <w:rsid w:val="005262D6"/>
    <w:rsid w:val="00526A8A"/>
    <w:rsid w:val="00527900"/>
    <w:rsid w:val="005302A6"/>
    <w:rsid w:val="0053191D"/>
    <w:rsid w:val="00531EDF"/>
    <w:rsid w:val="00533423"/>
    <w:rsid w:val="00536FD7"/>
    <w:rsid w:val="0053744B"/>
    <w:rsid w:val="00537BB2"/>
    <w:rsid w:val="00541368"/>
    <w:rsid w:val="00542A6F"/>
    <w:rsid w:val="005437D9"/>
    <w:rsid w:val="00543944"/>
    <w:rsid w:val="00547F45"/>
    <w:rsid w:val="00550B3F"/>
    <w:rsid w:val="00550B5D"/>
    <w:rsid w:val="00554A0D"/>
    <w:rsid w:val="00554A89"/>
    <w:rsid w:val="00554D0B"/>
    <w:rsid w:val="00563AB2"/>
    <w:rsid w:val="00564395"/>
    <w:rsid w:val="0056484B"/>
    <w:rsid w:val="005661C0"/>
    <w:rsid w:val="005662B6"/>
    <w:rsid w:val="00566E7F"/>
    <w:rsid w:val="00571F07"/>
    <w:rsid w:val="005720B7"/>
    <w:rsid w:val="005723B1"/>
    <w:rsid w:val="00574796"/>
    <w:rsid w:val="005754B8"/>
    <w:rsid w:val="00575512"/>
    <w:rsid w:val="00577FA5"/>
    <w:rsid w:val="00580D22"/>
    <w:rsid w:val="00580F64"/>
    <w:rsid w:val="00581623"/>
    <w:rsid w:val="00581C1F"/>
    <w:rsid w:val="00581FAA"/>
    <w:rsid w:val="00582354"/>
    <w:rsid w:val="00583BC2"/>
    <w:rsid w:val="005848E3"/>
    <w:rsid w:val="00586DB8"/>
    <w:rsid w:val="00592BDD"/>
    <w:rsid w:val="00593F63"/>
    <w:rsid w:val="00595C00"/>
    <w:rsid w:val="00595EEA"/>
    <w:rsid w:val="00596931"/>
    <w:rsid w:val="005974F7"/>
    <w:rsid w:val="00597731"/>
    <w:rsid w:val="005A4B06"/>
    <w:rsid w:val="005A5AB6"/>
    <w:rsid w:val="005A5B85"/>
    <w:rsid w:val="005B0631"/>
    <w:rsid w:val="005B2816"/>
    <w:rsid w:val="005B29AF"/>
    <w:rsid w:val="005B3CC5"/>
    <w:rsid w:val="005B55EB"/>
    <w:rsid w:val="005B5EB6"/>
    <w:rsid w:val="005B6804"/>
    <w:rsid w:val="005C06DA"/>
    <w:rsid w:val="005C09D6"/>
    <w:rsid w:val="005C2F20"/>
    <w:rsid w:val="005C3A72"/>
    <w:rsid w:val="005C436C"/>
    <w:rsid w:val="005C783C"/>
    <w:rsid w:val="005D0F76"/>
    <w:rsid w:val="005D5835"/>
    <w:rsid w:val="005D5952"/>
    <w:rsid w:val="005D5D14"/>
    <w:rsid w:val="005E0A21"/>
    <w:rsid w:val="005E3A2C"/>
    <w:rsid w:val="005E3A47"/>
    <w:rsid w:val="005E45DD"/>
    <w:rsid w:val="005E5A0D"/>
    <w:rsid w:val="005F0B26"/>
    <w:rsid w:val="005F345F"/>
    <w:rsid w:val="005F6463"/>
    <w:rsid w:val="005F7CFE"/>
    <w:rsid w:val="005F7DF2"/>
    <w:rsid w:val="0060053E"/>
    <w:rsid w:val="00604176"/>
    <w:rsid w:val="00606003"/>
    <w:rsid w:val="00607CEE"/>
    <w:rsid w:val="00607EC9"/>
    <w:rsid w:val="006107F0"/>
    <w:rsid w:val="00610DC9"/>
    <w:rsid w:val="00611B8B"/>
    <w:rsid w:val="006129B4"/>
    <w:rsid w:val="00612D0D"/>
    <w:rsid w:val="00614063"/>
    <w:rsid w:val="00616609"/>
    <w:rsid w:val="00617BC1"/>
    <w:rsid w:val="00617D2F"/>
    <w:rsid w:val="00620772"/>
    <w:rsid w:val="0062342F"/>
    <w:rsid w:val="00625CCB"/>
    <w:rsid w:val="006272CA"/>
    <w:rsid w:val="00627B4C"/>
    <w:rsid w:val="00633ADF"/>
    <w:rsid w:val="0063447D"/>
    <w:rsid w:val="0063703E"/>
    <w:rsid w:val="00637120"/>
    <w:rsid w:val="00637C63"/>
    <w:rsid w:val="00642608"/>
    <w:rsid w:val="00642E72"/>
    <w:rsid w:val="006439ED"/>
    <w:rsid w:val="006456E7"/>
    <w:rsid w:val="006464A9"/>
    <w:rsid w:val="006468A7"/>
    <w:rsid w:val="00647023"/>
    <w:rsid w:val="00647ED6"/>
    <w:rsid w:val="00650B96"/>
    <w:rsid w:val="006529BE"/>
    <w:rsid w:val="00652AE6"/>
    <w:rsid w:val="00652FAF"/>
    <w:rsid w:val="006536F0"/>
    <w:rsid w:val="006537FF"/>
    <w:rsid w:val="00654D3A"/>
    <w:rsid w:val="00654EFA"/>
    <w:rsid w:val="00655667"/>
    <w:rsid w:val="00660256"/>
    <w:rsid w:val="00660567"/>
    <w:rsid w:val="0066555C"/>
    <w:rsid w:val="0066591F"/>
    <w:rsid w:val="00665A1E"/>
    <w:rsid w:val="00665CBC"/>
    <w:rsid w:val="00666B1A"/>
    <w:rsid w:val="00667B9E"/>
    <w:rsid w:val="006703C6"/>
    <w:rsid w:val="00670CD7"/>
    <w:rsid w:val="00676C9B"/>
    <w:rsid w:val="00676E4A"/>
    <w:rsid w:val="00684134"/>
    <w:rsid w:val="00684A05"/>
    <w:rsid w:val="00691CD8"/>
    <w:rsid w:val="00693C9F"/>
    <w:rsid w:val="00694E87"/>
    <w:rsid w:val="00696208"/>
    <w:rsid w:val="00697240"/>
    <w:rsid w:val="006A0B25"/>
    <w:rsid w:val="006A21C5"/>
    <w:rsid w:val="006B096A"/>
    <w:rsid w:val="006B2ED6"/>
    <w:rsid w:val="006B3C0B"/>
    <w:rsid w:val="006B4737"/>
    <w:rsid w:val="006B4EA5"/>
    <w:rsid w:val="006B513A"/>
    <w:rsid w:val="006B5BC5"/>
    <w:rsid w:val="006B6BAF"/>
    <w:rsid w:val="006C178A"/>
    <w:rsid w:val="006C2733"/>
    <w:rsid w:val="006C3B18"/>
    <w:rsid w:val="006C5081"/>
    <w:rsid w:val="006C6C28"/>
    <w:rsid w:val="006C6D97"/>
    <w:rsid w:val="006C6E5D"/>
    <w:rsid w:val="006C6F5B"/>
    <w:rsid w:val="006D0187"/>
    <w:rsid w:val="006D0217"/>
    <w:rsid w:val="006D23F8"/>
    <w:rsid w:val="006D3112"/>
    <w:rsid w:val="006D36E5"/>
    <w:rsid w:val="006D46C3"/>
    <w:rsid w:val="006D6A91"/>
    <w:rsid w:val="006E044E"/>
    <w:rsid w:val="006E06BC"/>
    <w:rsid w:val="006E3554"/>
    <w:rsid w:val="006E4CD8"/>
    <w:rsid w:val="006E5824"/>
    <w:rsid w:val="006E5D7E"/>
    <w:rsid w:val="006F3C55"/>
    <w:rsid w:val="006F3CE0"/>
    <w:rsid w:val="00700361"/>
    <w:rsid w:val="00700469"/>
    <w:rsid w:val="00704368"/>
    <w:rsid w:val="0070560A"/>
    <w:rsid w:val="00705788"/>
    <w:rsid w:val="0070777D"/>
    <w:rsid w:val="00707FF7"/>
    <w:rsid w:val="00710250"/>
    <w:rsid w:val="0071244F"/>
    <w:rsid w:val="00712498"/>
    <w:rsid w:val="00713C29"/>
    <w:rsid w:val="00714C1A"/>
    <w:rsid w:val="00715449"/>
    <w:rsid w:val="007162CC"/>
    <w:rsid w:val="00716A86"/>
    <w:rsid w:val="007204FB"/>
    <w:rsid w:val="00720F5D"/>
    <w:rsid w:val="007222C1"/>
    <w:rsid w:val="00723188"/>
    <w:rsid w:val="007239BC"/>
    <w:rsid w:val="00723D86"/>
    <w:rsid w:val="0072503D"/>
    <w:rsid w:val="0073067E"/>
    <w:rsid w:val="007338CB"/>
    <w:rsid w:val="00735CEB"/>
    <w:rsid w:val="007407A9"/>
    <w:rsid w:val="007407F8"/>
    <w:rsid w:val="00742355"/>
    <w:rsid w:val="0074298F"/>
    <w:rsid w:val="00744C1B"/>
    <w:rsid w:val="00745374"/>
    <w:rsid w:val="0074546A"/>
    <w:rsid w:val="00746ABD"/>
    <w:rsid w:val="00746E9D"/>
    <w:rsid w:val="007502B7"/>
    <w:rsid w:val="00750FBB"/>
    <w:rsid w:val="00751EC0"/>
    <w:rsid w:val="0075224D"/>
    <w:rsid w:val="007528B8"/>
    <w:rsid w:val="00757F36"/>
    <w:rsid w:val="007617E0"/>
    <w:rsid w:val="00761E92"/>
    <w:rsid w:val="0076641F"/>
    <w:rsid w:val="00766D29"/>
    <w:rsid w:val="007713F8"/>
    <w:rsid w:val="00772AE6"/>
    <w:rsid w:val="00775C57"/>
    <w:rsid w:val="00777181"/>
    <w:rsid w:val="007778D3"/>
    <w:rsid w:val="0078008C"/>
    <w:rsid w:val="00780DD6"/>
    <w:rsid w:val="00782F27"/>
    <w:rsid w:val="00783E15"/>
    <w:rsid w:val="00785E6E"/>
    <w:rsid w:val="0078738A"/>
    <w:rsid w:val="007912F7"/>
    <w:rsid w:val="007920C8"/>
    <w:rsid w:val="00793357"/>
    <w:rsid w:val="00794446"/>
    <w:rsid w:val="007946DE"/>
    <w:rsid w:val="00795597"/>
    <w:rsid w:val="00795AD3"/>
    <w:rsid w:val="00795BC8"/>
    <w:rsid w:val="007965D9"/>
    <w:rsid w:val="0079690A"/>
    <w:rsid w:val="007A0744"/>
    <w:rsid w:val="007A0800"/>
    <w:rsid w:val="007A1BA9"/>
    <w:rsid w:val="007A1EC9"/>
    <w:rsid w:val="007A3775"/>
    <w:rsid w:val="007A454A"/>
    <w:rsid w:val="007A634E"/>
    <w:rsid w:val="007A6370"/>
    <w:rsid w:val="007A7088"/>
    <w:rsid w:val="007B10FC"/>
    <w:rsid w:val="007B1352"/>
    <w:rsid w:val="007B1711"/>
    <w:rsid w:val="007B17F9"/>
    <w:rsid w:val="007B30FD"/>
    <w:rsid w:val="007B51B0"/>
    <w:rsid w:val="007B5530"/>
    <w:rsid w:val="007B628B"/>
    <w:rsid w:val="007B68BE"/>
    <w:rsid w:val="007B7843"/>
    <w:rsid w:val="007C0D42"/>
    <w:rsid w:val="007C2CB5"/>
    <w:rsid w:val="007C5E80"/>
    <w:rsid w:val="007C6854"/>
    <w:rsid w:val="007C6FF0"/>
    <w:rsid w:val="007C735A"/>
    <w:rsid w:val="007C7F6D"/>
    <w:rsid w:val="007D088A"/>
    <w:rsid w:val="007D0E23"/>
    <w:rsid w:val="007D25BF"/>
    <w:rsid w:val="007D4A83"/>
    <w:rsid w:val="007D4C1B"/>
    <w:rsid w:val="007D57ED"/>
    <w:rsid w:val="007E20B3"/>
    <w:rsid w:val="007E2B08"/>
    <w:rsid w:val="007E3B87"/>
    <w:rsid w:val="007E4E4A"/>
    <w:rsid w:val="007E52C4"/>
    <w:rsid w:val="007E7180"/>
    <w:rsid w:val="007E72B5"/>
    <w:rsid w:val="007E7CEB"/>
    <w:rsid w:val="007F0446"/>
    <w:rsid w:val="007F0C1B"/>
    <w:rsid w:val="007F24BC"/>
    <w:rsid w:val="007F4A5B"/>
    <w:rsid w:val="007F6DD8"/>
    <w:rsid w:val="007F6F46"/>
    <w:rsid w:val="007F7958"/>
    <w:rsid w:val="008021B0"/>
    <w:rsid w:val="0080364C"/>
    <w:rsid w:val="00804264"/>
    <w:rsid w:val="008042D6"/>
    <w:rsid w:val="008043ED"/>
    <w:rsid w:val="00805226"/>
    <w:rsid w:val="00805A0F"/>
    <w:rsid w:val="0080647F"/>
    <w:rsid w:val="00806E21"/>
    <w:rsid w:val="00807628"/>
    <w:rsid w:val="00807678"/>
    <w:rsid w:val="008106EC"/>
    <w:rsid w:val="00812CC6"/>
    <w:rsid w:val="00812EF2"/>
    <w:rsid w:val="00813885"/>
    <w:rsid w:val="00816F5C"/>
    <w:rsid w:val="00817527"/>
    <w:rsid w:val="00817D3F"/>
    <w:rsid w:val="00821352"/>
    <w:rsid w:val="008217DA"/>
    <w:rsid w:val="00823D3B"/>
    <w:rsid w:val="00824BBA"/>
    <w:rsid w:val="00826D6F"/>
    <w:rsid w:val="00830397"/>
    <w:rsid w:val="0083098C"/>
    <w:rsid w:val="00831135"/>
    <w:rsid w:val="00833977"/>
    <w:rsid w:val="00834B26"/>
    <w:rsid w:val="008364CC"/>
    <w:rsid w:val="00836653"/>
    <w:rsid w:val="00836AB3"/>
    <w:rsid w:val="00842352"/>
    <w:rsid w:val="0084256E"/>
    <w:rsid w:val="00842864"/>
    <w:rsid w:val="008428A4"/>
    <w:rsid w:val="008445A3"/>
    <w:rsid w:val="008467F0"/>
    <w:rsid w:val="00850D0B"/>
    <w:rsid w:val="008515CA"/>
    <w:rsid w:val="00852507"/>
    <w:rsid w:val="0085297B"/>
    <w:rsid w:val="00852994"/>
    <w:rsid w:val="00855089"/>
    <w:rsid w:val="0085513C"/>
    <w:rsid w:val="00856491"/>
    <w:rsid w:val="00856B13"/>
    <w:rsid w:val="00856D7A"/>
    <w:rsid w:val="00856EE3"/>
    <w:rsid w:val="0086244D"/>
    <w:rsid w:val="008633A8"/>
    <w:rsid w:val="00863C05"/>
    <w:rsid w:val="008652EE"/>
    <w:rsid w:val="008661A2"/>
    <w:rsid w:val="008664E8"/>
    <w:rsid w:val="00866706"/>
    <w:rsid w:val="00866799"/>
    <w:rsid w:val="00866EBC"/>
    <w:rsid w:val="00873DE0"/>
    <w:rsid w:val="00873E2A"/>
    <w:rsid w:val="00874281"/>
    <w:rsid w:val="008748ED"/>
    <w:rsid w:val="00874E55"/>
    <w:rsid w:val="00875A04"/>
    <w:rsid w:val="00875FD2"/>
    <w:rsid w:val="008761CD"/>
    <w:rsid w:val="008761E7"/>
    <w:rsid w:val="00876FD9"/>
    <w:rsid w:val="0087798F"/>
    <w:rsid w:val="00881B09"/>
    <w:rsid w:val="0088341F"/>
    <w:rsid w:val="008872A1"/>
    <w:rsid w:val="00887663"/>
    <w:rsid w:val="0088779B"/>
    <w:rsid w:val="0089232E"/>
    <w:rsid w:val="00893CB1"/>
    <w:rsid w:val="00893F6D"/>
    <w:rsid w:val="00895E50"/>
    <w:rsid w:val="00896C70"/>
    <w:rsid w:val="0089714F"/>
    <w:rsid w:val="00897540"/>
    <w:rsid w:val="00897EA7"/>
    <w:rsid w:val="008A0FBB"/>
    <w:rsid w:val="008A19BC"/>
    <w:rsid w:val="008A3F39"/>
    <w:rsid w:val="008A4C41"/>
    <w:rsid w:val="008B0F4B"/>
    <w:rsid w:val="008B1789"/>
    <w:rsid w:val="008B2464"/>
    <w:rsid w:val="008B311A"/>
    <w:rsid w:val="008B3BF1"/>
    <w:rsid w:val="008B69B6"/>
    <w:rsid w:val="008C0C7D"/>
    <w:rsid w:val="008C3C20"/>
    <w:rsid w:val="008C5EDC"/>
    <w:rsid w:val="008D2D2D"/>
    <w:rsid w:val="008D37DB"/>
    <w:rsid w:val="008D4CE6"/>
    <w:rsid w:val="008D591F"/>
    <w:rsid w:val="008E0A2F"/>
    <w:rsid w:val="008E11FE"/>
    <w:rsid w:val="008E13DB"/>
    <w:rsid w:val="008E15EC"/>
    <w:rsid w:val="008E2022"/>
    <w:rsid w:val="008E30B3"/>
    <w:rsid w:val="008E37C1"/>
    <w:rsid w:val="008E473F"/>
    <w:rsid w:val="008E5674"/>
    <w:rsid w:val="008E5D89"/>
    <w:rsid w:val="008E79BA"/>
    <w:rsid w:val="008F1170"/>
    <w:rsid w:val="008F4256"/>
    <w:rsid w:val="008F4A2A"/>
    <w:rsid w:val="008F4A9E"/>
    <w:rsid w:val="008F5180"/>
    <w:rsid w:val="008F7721"/>
    <w:rsid w:val="00901409"/>
    <w:rsid w:val="00902C60"/>
    <w:rsid w:val="00902F19"/>
    <w:rsid w:val="00904B56"/>
    <w:rsid w:val="00905A11"/>
    <w:rsid w:val="00905F51"/>
    <w:rsid w:val="00907743"/>
    <w:rsid w:val="0091099D"/>
    <w:rsid w:val="00910CD4"/>
    <w:rsid w:val="0091132A"/>
    <w:rsid w:val="0091392A"/>
    <w:rsid w:val="00915164"/>
    <w:rsid w:val="009213D1"/>
    <w:rsid w:val="00922BDF"/>
    <w:rsid w:val="009240B7"/>
    <w:rsid w:val="0092428F"/>
    <w:rsid w:val="0092651D"/>
    <w:rsid w:val="009265F1"/>
    <w:rsid w:val="00931355"/>
    <w:rsid w:val="00931437"/>
    <w:rsid w:val="00931622"/>
    <w:rsid w:val="00932F02"/>
    <w:rsid w:val="0093425E"/>
    <w:rsid w:val="00934739"/>
    <w:rsid w:val="00937D01"/>
    <w:rsid w:val="0094077A"/>
    <w:rsid w:val="0094311F"/>
    <w:rsid w:val="00943272"/>
    <w:rsid w:val="009449EA"/>
    <w:rsid w:val="00944A8D"/>
    <w:rsid w:val="00945E6D"/>
    <w:rsid w:val="00947229"/>
    <w:rsid w:val="00947687"/>
    <w:rsid w:val="0095031C"/>
    <w:rsid w:val="00950528"/>
    <w:rsid w:val="00950A06"/>
    <w:rsid w:val="009514C6"/>
    <w:rsid w:val="00951E78"/>
    <w:rsid w:val="009533BB"/>
    <w:rsid w:val="00953DDC"/>
    <w:rsid w:val="00956078"/>
    <w:rsid w:val="0095624A"/>
    <w:rsid w:val="009562BD"/>
    <w:rsid w:val="00956AAF"/>
    <w:rsid w:val="0095713F"/>
    <w:rsid w:val="00957279"/>
    <w:rsid w:val="00960594"/>
    <w:rsid w:val="00960609"/>
    <w:rsid w:val="00960634"/>
    <w:rsid w:val="009617DA"/>
    <w:rsid w:val="00961E65"/>
    <w:rsid w:val="00966CEF"/>
    <w:rsid w:val="00972DAB"/>
    <w:rsid w:val="00973356"/>
    <w:rsid w:val="00974BD2"/>
    <w:rsid w:val="00975BA1"/>
    <w:rsid w:val="009763DC"/>
    <w:rsid w:val="009764E7"/>
    <w:rsid w:val="009771B2"/>
    <w:rsid w:val="00981821"/>
    <w:rsid w:val="00985383"/>
    <w:rsid w:val="00990039"/>
    <w:rsid w:val="009914EE"/>
    <w:rsid w:val="0099204C"/>
    <w:rsid w:val="00994C71"/>
    <w:rsid w:val="0099615A"/>
    <w:rsid w:val="00996B16"/>
    <w:rsid w:val="009A0746"/>
    <w:rsid w:val="009A1190"/>
    <w:rsid w:val="009A1893"/>
    <w:rsid w:val="009A20FB"/>
    <w:rsid w:val="009A5D84"/>
    <w:rsid w:val="009A61DC"/>
    <w:rsid w:val="009A6286"/>
    <w:rsid w:val="009A644A"/>
    <w:rsid w:val="009A6631"/>
    <w:rsid w:val="009A7B6B"/>
    <w:rsid w:val="009B0B99"/>
    <w:rsid w:val="009B2B44"/>
    <w:rsid w:val="009B47CE"/>
    <w:rsid w:val="009B5C23"/>
    <w:rsid w:val="009B6D74"/>
    <w:rsid w:val="009B77CF"/>
    <w:rsid w:val="009B7E07"/>
    <w:rsid w:val="009C05CC"/>
    <w:rsid w:val="009C43B8"/>
    <w:rsid w:val="009C4BD3"/>
    <w:rsid w:val="009C5D0A"/>
    <w:rsid w:val="009C615F"/>
    <w:rsid w:val="009C6404"/>
    <w:rsid w:val="009C6ACC"/>
    <w:rsid w:val="009D148D"/>
    <w:rsid w:val="009D1C00"/>
    <w:rsid w:val="009D2CC4"/>
    <w:rsid w:val="009D5099"/>
    <w:rsid w:val="009D50DA"/>
    <w:rsid w:val="009D56E1"/>
    <w:rsid w:val="009D6F9E"/>
    <w:rsid w:val="009D7AD4"/>
    <w:rsid w:val="009E0D1B"/>
    <w:rsid w:val="009E3392"/>
    <w:rsid w:val="009E3430"/>
    <w:rsid w:val="009F1300"/>
    <w:rsid w:val="009F2695"/>
    <w:rsid w:val="009F3D4B"/>
    <w:rsid w:val="009F3F7D"/>
    <w:rsid w:val="00A00716"/>
    <w:rsid w:val="00A00B30"/>
    <w:rsid w:val="00A01D8A"/>
    <w:rsid w:val="00A0201C"/>
    <w:rsid w:val="00A022B5"/>
    <w:rsid w:val="00A037D4"/>
    <w:rsid w:val="00A045A4"/>
    <w:rsid w:val="00A0486D"/>
    <w:rsid w:val="00A0682D"/>
    <w:rsid w:val="00A0756C"/>
    <w:rsid w:val="00A124B8"/>
    <w:rsid w:val="00A14B6D"/>
    <w:rsid w:val="00A15CAE"/>
    <w:rsid w:val="00A166AA"/>
    <w:rsid w:val="00A16D50"/>
    <w:rsid w:val="00A1700A"/>
    <w:rsid w:val="00A17CD0"/>
    <w:rsid w:val="00A2005A"/>
    <w:rsid w:val="00A20816"/>
    <w:rsid w:val="00A20C7A"/>
    <w:rsid w:val="00A20E4F"/>
    <w:rsid w:val="00A21107"/>
    <w:rsid w:val="00A2114C"/>
    <w:rsid w:val="00A22B8F"/>
    <w:rsid w:val="00A22C14"/>
    <w:rsid w:val="00A23115"/>
    <w:rsid w:val="00A233D0"/>
    <w:rsid w:val="00A24958"/>
    <w:rsid w:val="00A24BDC"/>
    <w:rsid w:val="00A25B3F"/>
    <w:rsid w:val="00A25D94"/>
    <w:rsid w:val="00A267C0"/>
    <w:rsid w:val="00A27A50"/>
    <w:rsid w:val="00A27B6E"/>
    <w:rsid w:val="00A32472"/>
    <w:rsid w:val="00A32EB7"/>
    <w:rsid w:val="00A332D5"/>
    <w:rsid w:val="00A345CF"/>
    <w:rsid w:val="00A35331"/>
    <w:rsid w:val="00A36077"/>
    <w:rsid w:val="00A36858"/>
    <w:rsid w:val="00A36A6D"/>
    <w:rsid w:val="00A372DC"/>
    <w:rsid w:val="00A4026B"/>
    <w:rsid w:val="00A40A0A"/>
    <w:rsid w:val="00A40DF9"/>
    <w:rsid w:val="00A41302"/>
    <w:rsid w:val="00A42954"/>
    <w:rsid w:val="00A439BB"/>
    <w:rsid w:val="00A44023"/>
    <w:rsid w:val="00A44297"/>
    <w:rsid w:val="00A4458F"/>
    <w:rsid w:val="00A45706"/>
    <w:rsid w:val="00A50566"/>
    <w:rsid w:val="00A52B82"/>
    <w:rsid w:val="00A52EB7"/>
    <w:rsid w:val="00A53C33"/>
    <w:rsid w:val="00A54847"/>
    <w:rsid w:val="00A55DAE"/>
    <w:rsid w:val="00A56DB2"/>
    <w:rsid w:val="00A6033D"/>
    <w:rsid w:val="00A60669"/>
    <w:rsid w:val="00A612FA"/>
    <w:rsid w:val="00A6152C"/>
    <w:rsid w:val="00A62A5A"/>
    <w:rsid w:val="00A63213"/>
    <w:rsid w:val="00A6426B"/>
    <w:rsid w:val="00A6433D"/>
    <w:rsid w:val="00A64892"/>
    <w:rsid w:val="00A65DDD"/>
    <w:rsid w:val="00A66185"/>
    <w:rsid w:val="00A67E94"/>
    <w:rsid w:val="00A7051F"/>
    <w:rsid w:val="00A7174D"/>
    <w:rsid w:val="00A7203C"/>
    <w:rsid w:val="00A72650"/>
    <w:rsid w:val="00A727D4"/>
    <w:rsid w:val="00A73290"/>
    <w:rsid w:val="00A762C4"/>
    <w:rsid w:val="00A76783"/>
    <w:rsid w:val="00A76CF0"/>
    <w:rsid w:val="00A775AD"/>
    <w:rsid w:val="00A81C6D"/>
    <w:rsid w:val="00A8333F"/>
    <w:rsid w:val="00A91BD2"/>
    <w:rsid w:val="00A91E17"/>
    <w:rsid w:val="00A9499E"/>
    <w:rsid w:val="00A96B7C"/>
    <w:rsid w:val="00A97784"/>
    <w:rsid w:val="00AA00CF"/>
    <w:rsid w:val="00AA168D"/>
    <w:rsid w:val="00AA3E8C"/>
    <w:rsid w:val="00AA5994"/>
    <w:rsid w:val="00AA6A95"/>
    <w:rsid w:val="00AA764E"/>
    <w:rsid w:val="00AB16FA"/>
    <w:rsid w:val="00AB1B61"/>
    <w:rsid w:val="00AB2036"/>
    <w:rsid w:val="00AB2190"/>
    <w:rsid w:val="00AB242B"/>
    <w:rsid w:val="00AB3CF6"/>
    <w:rsid w:val="00AB4DBC"/>
    <w:rsid w:val="00AB596E"/>
    <w:rsid w:val="00AB7489"/>
    <w:rsid w:val="00AC240B"/>
    <w:rsid w:val="00AC3179"/>
    <w:rsid w:val="00AC3F36"/>
    <w:rsid w:val="00AC4447"/>
    <w:rsid w:val="00AC4C95"/>
    <w:rsid w:val="00AC5B04"/>
    <w:rsid w:val="00AC5B11"/>
    <w:rsid w:val="00AC6117"/>
    <w:rsid w:val="00AC6DE5"/>
    <w:rsid w:val="00AC70DF"/>
    <w:rsid w:val="00AD00AC"/>
    <w:rsid w:val="00AD1415"/>
    <w:rsid w:val="00AD329A"/>
    <w:rsid w:val="00AD4762"/>
    <w:rsid w:val="00AD4E57"/>
    <w:rsid w:val="00AD5FDC"/>
    <w:rsid w:val="00AD6184"/>
    <w:rsid w:val="00AD7231"/>
    <w:rsid w:val="00AD73E9"/>
    <w:rsid w:val="00AD7687"/>
    <w:rsid w:val="00AE0AEF"/>
    <w:rsid w:val="00AE116A"/>
    <w:rsid w:val="00AE2EC0"/>
    <w:rsid w:val="00AE4251"/>
    <w:rsid w:val="00AE6FAC"/>
    <w:rsid w:val="00AF03E6"/>
    <w:rsid w:val="00AF04F1"/>
    <w:rsid w:val="00AF0788"/>
    <w:rsid w:val="00AF4240"/>
    <w:rsid w:val="00AF4FFD"/>
    <w:rsid w:val="00AF63B6"/>
    <w:rsid w:val="00AF6BE7"/>
    <w:rsid w:val="00AF6EC5"/>
    <w:rsid w:val="00AF729E"/>
    <w:rsid w:val="00AF7863"/>
    <w:rsid w:val="00B01891"/>
    <w:rsid w:val="00B0315B"/>
    <w:rsid w:val="00B04E47"/>
    <w:rsid w:val="00B0642D"/>
    <w:rsid w:val="00B11703"/>
    <w:rsid w:val="00B125A1"/>
    <w:rsid w:val="00B15795"/>
    <w:rsid w:val="00B15C5F"/>
    <w:rsid w:val="00B22FD4"/>
    <w:rsid w:val="00B238A0"/>
    <w:rsid w:val="00B23980"/>
    <w:rsid w:val="00B23EFA"/>
    <w:rsid w:val="00B24809"/>
    <w:rsid w:val="00B2633D"/>
    <w:rsid w:val="00B30DD3"/>
    <w:rsid w:val="00B31E6F"/>
    <w:rsid w:val="00B31FF9"/>
    <w:rsid w:val="00B325F2"/>
    <w:rsid w:val="00B332E2"/>
    <w:rsid w:val="00B33780"/>
    <w:rsid w:val="00B33FCC"/>
    <w:rsid w:val="00B344DA"/>
    <w:rsid w:val="00B34B4A"/>
    <w:rsid w:val="00B36CBB"/>
    <w:rsid w:val="00B36DE5"/>
    <w:rsid w:val="00B379F3"/>
    <w:rsid w:val="00B40912"/>
    <w:rsid w:val="00B41A67"/>
    <w:rsid w:val="00B423DC"/>
    <w:rsid w:val="00B42F1F"/>
    <w:rsid w:val="00B43DED"/>
    <w:rsid w:val="00B46E3B"/>
    <w:rsid w:val="00B4795B"/>
    <w:rsid w:val="00B47C1C"/>
    <w:rsid w:val="00B50431"/>
    <w:rsid w:val="00B50DE9"/>
    <w:rsid w:val="00B52076"/>
    <w:rsid w:val="00B54E59"/>
    <w:rsid w:val="00B570B2"/>
    <w:rsid w:val="00B57354"/>
    <w:rsid w:val="00B57C62"/>
    <w:rsid w:val="00B6012B"/>
    <w:rsid w:val="00B60DFA"/>
    <w:rsid w:val="00B63591"/>
    <w:rsid w:val="00B66D9E"/>
    <w:rsid w:val="00B66EE5"/>
    <w:rsid w:val="00B67610"/>
    <w:rsid w:val="00B71160"/>
    <w:rsid w:val="00B71172"/>
    <w:rsid w:val="00B7158D"/>
    <w:rsid w:val="00B73547"/>
    <w:rsid w:val="00B736C2"/>
    <w:rsid w:val="00B74A0F"/>
    <w:rsid w:val="00B74FA0"/>
    <w:rsid w:val="00B760AD"/>
    <w:rsid w:val="00B76B4D"/>
    <w:rsid w:val="00B77021"/>
    <w:rsid w:val="00B81960"/>
    <w:rsid w:val="00B8486F"/>
    <w:rsid w:val="00B84BBB"/>
    <w:rsid w:val="00B84CCF"/>
    <w:rsid w:val="00B85879"/>
    <w:rsid w:val="00B85FE9"/>
    <w:rsid w:val="00B86E8F"/>
    <w:rsid w:val="00B873A3"/>
    <w:rsid w:val="00B87C7C"/>
    <w:rsid w:val="00B87F9C"/>
    <w:rsid w:val="00B974A7"/>
    <w:rsid w:val="00BA0CB8"/>
    <w:rsid w:val="00BA1666"/>
    <w:rsid w:val="00BA2123"/>
    <w:rsid w:val="00BA3DA9"/>
    <w:rsid w:val="00BA4F8F"/>
    <w:rsid w:val="00BA5A71"/>
    <w:rsid w:val="00BA5B63"/>
    <w:rsid w:val="00BA5C98"/>
    <w:rsid w:val="00BA7EE6"/>
    <w:rsid w:val="00BB097B"/>
    <w:rsid w:val="00BB1247"/>
    <w:rsid w:val="00BB2693"/>
    <w:rsid w:val="00BB3D99"/>
    <w:rsid w:val="00BB415C"/>
    <w:rsid w:val="00BB4965"/>
    <w:rsid w:val="00BB5E4D"/>
    <w:rsid w:val="00BB6295"/>
    <w:rsid w:val="00BB76EC"/>
    <w:rsid w:val="00BC0C0B"/>
    <w:rsid w:val="00BC1626"/>
    <w:rsid w:val="00BC260E"/>
    <w:rsid w:val="00BC274C"/>
    <w:rsid w:val="00BC3B16"/>
    <w:rsid w:val="00BC3E3F"/>
    <w:rsid w:val="00BC4364"/>
    <w:rsid w:val="00BC5B0B"/>
    <w:rsid w:val="00BC6DF2"/>
    <w:rsid w:val="00BC7987"/>
    <w:rsid w:val="00BD0CC5"/>
    <w:rsid w:val="00BD2E54"/>
    <w:rsid w:val="00BD3376"/>
    <w:rsid w:val="00BD58A8"/>
    <w:rsid w:val="00BD5D30"/>
    <w:rsid w:val="00BD7099"/>
    <w:rsid w:val="00BD71B7"/>
    <w:rsid w:val="00BD7BEF"/>
    <w:rsid w:val="00BE3479"/>
    <w:rsid w:val="00BE36A3"/>
    <w:rsid w:val="00BE5191"/>
    <w:rsid w:val="00BE5838"/>
    <w:rsid w:val="00BE6A41"/>
    <w:rsid w:val="00BE73C8"/>
    <w:rsid w:val="00BE7AD0"/>
    <w:rsid w:val="00BE7C5F"/>
    <w:rsid w:val="00BF0AEE"/>
    <w:rsid w:val="00BF19C1"/>
    <w:rsid w:val="00BF2AE6"/>
    <w:rsid w:val="00BF3944"/>
    <w:rsid w:val="00BF4910"/>
    <w:rsid w:val="00BF4CBB"/>
    <w:rsid w:val="00BF5309"/>
    <w:rsid w:val="00BF5459"/>
    <w:rsid w:val="00BF5C3A"/>
    <w:rsid w:val="00BF5D31"/>
    <w:rsid w:val="00BF67E7"/>
    <w:rsid w:val="00BF6808"/>
    <w:rsid w:val="00BF77D3"/>
    <w:rsid w:val="00BF7F38"/>
    <w:rsid w:val="00C00013"/>
    <w:rsid w:val="00C00CB4"/>
    <w:rsid w:val="00C00FCB"/>
    <w:rsid w:val="00C0163B"/>
    <w:rsid w:val="00C01FA2"/>
    <w:rsid w:val="00C025D2"/>
    <w:rsid w:val="00C040AF"/>
    <w:rsid w:val="00C04AD2"/>
    <w:rsid w:val="00C0536A"/>
    <w:rsid w:val="00C06349"/>
    <w:rsid w:val="00C06E84"/>
    <w:rsid w:val="00C0720B"/>
    <w:rsid w:val="00C10803"/>
    <w:rsid w:val="00C10CD5"/>
    <w:rsid w:val="00C1117D"/>
    <w:rsid w:val="00C1162C"/>
    <w:rsid w:val="00C11889"/>
    <w:rsid w:val="00C12435"/>
    <w:rsid w:val="00C1614A"/>
    <w:rsid w:val="00C170BD"/>
    <w:rsid w:val="00C17F52"/>
    <w:rsid w:val="00C203BA"/>
    <w:rsid w:val="00C21125"/>
    <w:rsid w:val="00C22244"/>
    <w:rsid w:val="00C22486"/>
    <w:rsid w:val="00C23407"/>
    <w:rsid w:val="00C24766"/>
    <w:rsid w:val="00C27B27"/>
    <w:rsid w:val="00C314FD"/>
    <w:rsid w:val="00C330CB"/>
    <w:rsid w:val="00C334E2"/>
    <w:rsid w:val="00C3375E"/>
    <w:rsid w:val="00C35EE3"/>
    <w:rsid w:val="00C375C0"/>
    <w:rsid w:val="00C37831"/>
    <w:rsid w:val="00C407CD"/>
    <w:rsid w:val="00C410FB"/>
    <w:rsid w:val="00C4397F"/>
    <w:rsid w:val="00C447E0"/>
    <w:rsid w:val="00C44A74"/>
    <w:rsid w:val="00C4539B"/>
    <w:rsid w:val="00C503DF"/>
    <w:rsid w:val="00C51036"/>
    <w:rsid w:val="00C5412F"/>
    <w:rsid w:val="00C54149"/>
    <w:rsid w:val="00C5603F"/>
    <w:rsid w:val="00C56F96"/>
    <w:rsid w:val="00C57728"/>
    <w:rsid w:val="00C62313"/>
    <w:rsid w:val="00C6337B"/>
    <w:rsid w:val="00C6359A"/>
    <w:rsid w:val="00C67072"/>
    <w:rsid w:val="00C67159"/>
    <w:rsid w:val="00C67464"/>
    <w:rsid w:val="00C67DA0"/>
    <w:rsid w:val="00C71E0E"/>
    <w:rsid w:val="00C72002"/>
    <w:rsid w:val="00C73E8A"/>
    <w:rsid w:val="00C74CC1"/>
    <w:rsid w:val="00C753A4"/>
    <w:rsid w:val="00C75844"/>
    <w:rsid w:val="00C77633"/>
    <w:rsid w:val="00C81E06"/>
    <w:rsid w:val="00C82570"/>
    <w:rsid w:val="00C844FA"/>
    <w:rsid w:val="00C8666C"/>
    <w:rsid w:val="00C872AB"/>
    <w:rsid w:val="00C87921"/>
    <w:rsid w:val="00C87989"/>
    <w:rsid w:val="00C90740"/>
    <w:rsid w:val="00C90E5C"/>
    <w:rsid w:val="00C965AC"/>
    <w:rsid w:val="00C97047"/>
    <w:rsid w:val="00C97441"/>
    <w:rsid w:val="00C97591"/>
    <w:rsid w:val="00C9765B"/>
    <w:rsid w:val="00C978AD"/>
    <w:rsid w:val="00C97B0A"/>
    <w:rsid w:val="00CA0D2E"/>
    <w:rsid w:val="00CA1C48"/>
    <w:rsid w:val="00CA1F58"/>
    <w:rsid w:val="00CA21CF"/>
    <w:rsid w:val="00CA2724"/>
    <w:rsid w:val="00CA304F"/>
    <w:rsid w:val="00CA528B"/>
    <w:rsid w:val="00CA5290"/>
    <w:rsid w:val="00CA57BC"/>
    <w:rsid w:val="00CA5A87"/>
    <w:rsid w:val="00CA5F63"/>
    <w:rsid w:val="00CB2D7E"/>
    <w:rsid w:val="00CB30A6"/>
    <w:rsid w:val="00CB3317"/>
    <w:rsid w:val="00CB42AA"/>
    <w:rsid w:val="00CB7158"/>
    <w:rsid w:val="00CC0BE7"/>
    <w:rsid w:val="00CC3665"/>
    <w:rsid w:val="00CC4C38"/>
    <w:rsid w:val="00CC5961"/>
    <w:rsid w:val="00CC78D0"/>
    <w:rsid w:val="00CC7ABF"/>
    <w:rsid w:val="00CD1958"/>
    <w:rsid w:val="00CD5DE8"/>
    <w:rsid w:val="00CD6DED"/>
    <w:rsid w:val="00CE0003"/>
    <w:rsid w:val="00CE1942"/>
    <w:rsid w:val="00CE4164"/>
    <w:rsid w:val="00CE5AB0"/>
    <w:rsid w:val="00CE5AF0"/>
    <w:rsid w:val="00CE5DF9"/>
    <w:rsid w:val="00CE646B"/>
    <w:rsid w:val="00CE6CDF"/>
    <w:rsid w:val="00CE7550"/>
    <w:rsid w:val="00CF0E08"/>
    <w:rsid w:val="00CF1818"/>
    <w:rsid w:val="00CF181D"/>
    <w:rsid w:val="00CF203C"/>
    <w:rsid w:val="00CF31F2"/>
    <w:rsid w:val="00CF5D77"/>
    <w:rsid w:val="00CF73DA"/>
    <w:rsid w:val="00D002F9"/>
    <w:rsid w:val="00D00C3E"/>
    <w:rsid w:val="00D00F8A"/>
    <w:rsid w:val="00D0626F"/>
    <w:rsid w:val="00D10158"/>
    <w:rsid w:val="00D12894"/>
    <w:rsid w:val="00D1467E"/>
    <w:rsid w:val="00D16173"/>
    <w:rsid w:val="00D162F9"/>
    <w:rsid w:val="00D170E3"/>
    <w:rsid w:val="00D20FC9"/>
    <w:rsid w:val="00D213CD"/>
    <w:rsid w:val="00D2147F"/>
    <w:rsid w:val="00D23FCC"/>
    <w:rsid w:val="00D2437E"/>
    <w:rsid w:val="00D24705"/>
    <w:rsid w:val="00D32023"/>
    <w:rsid w:val="00D334C2"/>
    <w:rsid w:val="00D346C2"/>
    <w:rsid w:val="00D363D2"/>
    <w:rsid w:val="00D37AAC"/>
    <w:rsid w:val="00D37F9C"/>
    <w:rsid w:val="00D426AB"/>
    <w:rsid w:val="00D42B7E"/>
    <w:rsid w:val="00D43DA4"/>
    <w:rsid w:val="00D44415"/>
    <w:rsid w:val="00D444B0"/>
    <w:rsid w:val="00D458F9"/>
    <w:rsid w:val="00D46A40"/>
    <w:rsid w:val="00D47C81"/>
    <w:rsid w:val="00D51821"/>
    <w:rsid w:val="00D52210"/>
    <w:rsid w:val="00D52CB2"/>
    <w:rsid w:val="00D5726E"/>
    <w:rsid w:val="00D57CCF"/>
    <w:rsid w:val="00D57F76"/>
    <w:rsid w:val="00D606B3"/>
    <w:rsid w:val="00D61D70"/>
    <w:rsid w:val="00D62FB0"/>
    <w:rsid w:val="00D654B6"/>
    <w:rsid w:val="00D7150C"/>
    <w:rsid w:val="00D7169F"/>
    <w:rsid w:val="00D723DD"/>
    <w:rsid w:val="00D72960"/>
    <w:rsid w:val="00D746AF"/>
    <w:rsid w:val="00D7491B"/>
    <w:rsid w:val="00D75A2F"/>
    <w:rsid w:val="00D75DFE"/>
    <w:rsid w:val="00D77A5C"/>
    <w:rsid w:val="00D81171"/>
    <w:rsid w:val="00D811C0"/>
    <w:rsid w:val="00D81266"/>
    <w:rsid w:val="00D81F1D"/>
    <w:rsid w:val="00D82602"/>
    <w:rsid w:val="00D83884"/>
    <w:rsid w:val="00D85049"/>
    <w:rsid w:val="00D86D4E"/>
    <w:rsid w:val="00D86F9E"/>
    <w:rsid w:val="00D8729F"/>
    <w:rsid w:val="00D876C9"/>
    <w:rsid w:val="00D915AE"/>
    <w:rsid w:val="00D925B9"/>
    <w:rsid w:val="00D92D70"/>
    <w:rsid w:val="00D949FC"/>
    <w:rsid w:val="00D9608A"/>
    <w:rsid w:val="00D97592"/>
    <w:rsid w:val="00D97DA8"/>
    <w:rsid w:val="00DA038D"/>
    <w:rsid w:val="00DA510B"/>
    <w:rsid w:val="00DA71AA"/>
    <w:rsid w:val="00DB0300"/>
    <w:rsid w:val="00DB2EC4"/>
    <w:rsid w:val="00DB415B"/>
    <w:rsid w:val="00DB4782"/>
    <w:rsid w:val="00DB4DF2"/>
    <w:rsid w:val="00DB6658"/>
    <w:rsid w:val="00DB692D"/>
    <w:rsid w:val="00DB6E20"/>
    <w:rsid w:val="00DC12CD"/>
    <w:rsid w:val="00DC2179"/>
    <w:rsid w:val="00DC2A26"/>
    <w:rsid w:val="00DC43A9"/>
    <w:rsid w:val="00DC7AA6"/>
    <w:rsid w:val="00DD0931"/>
    <w:rsid w:val="00DD1936"/>
    <w:rsid w:val="00DD3049"/>
    <w:rsid w:val="00DD5E50"/>
    <w:rsid w:val="00DD5FA6"/>
    <w:rsid w:val="00DD6A4A"/>
    <w:rsid w:val="00DD7BC8"/>
    <w:rsid w:val="00DE01E3"/>
    <w:rsid w:val="00DE0A1C"/>
    <w:rsid w:val="00DE1199"/>
    <w:rsid w:val="00DE1267"/>
    <w:rsid w:val="00DE2245"/>
    <w:rsid w:val="00DE2717"/>
    <w:rsid w:val="00DE47CB"/>
    <w:rsid w:val="00DE4CA5"/>
    <w:rsid w:val="00DE5025"/>
    <w:rsid w:val="00DE7179"/>
    <w:rsid w:val="00DF0A2C"/>
    <w:rsid w:val="00DF14D2"/>
    <w:rsid w:val="00DF1759"/>
    <w:rsid w:val="00DF182F"/>
    <w:rsid w:val="00DF55BE"/>
    <w:rsid w:val="00DF7063"/>
    <w:rsid w:val="00DF7853"/>
    <w:rsid w:val="00E00DDB"/>
    <w:rsid w:val="00E06FA9"/>
    <w:rsid w:val="00E102D6"/>
    <w:rsid w:val="00E13A6F"/>
    <w:rsid w:val="00E14842"/>
    <w:rsid w:val="00E1530B"/>
    <w:rsid w:val="00E21B0B"/>
    <w:rsid w:val="00E24256"/>
    <w:rsid w:val="00E252B2"/>
    <w:rsid w:val="00E2549D"/>
    <w:rsid w:val="00E2554A"/>
    <w:rsid w:val="00E30704"/>
    <w:rsid w:val="00E3577B"/>
    <w:rsid w:val="00E36296"/>
    <w:rsid w:val="00E36366"/>
    <w:rsid w:val="00E3698D"/>
    <w:rsid w:val="00E407D0"/>
    <w:rsid w:val="00E40A61"/>
    <w:rsid w:val="00E444BD"/>
    <w:rsid w:val="00E4489C"/>
    <w:rsid w:val="00E46473"/>
    <w:rsid w:val="00E4669D"/>
    <w:rsid w:val="00E46A78"/>
    <w:rsid w:val="00E46F68"/>
    <w:rsid w:val="00E47C9E"/>
    <w:rsid w:val="00E51997"/>
    <w:rsid w:val="00E53A0B"/>
    <w:rsid w:val="00E53ECF"/>
    <w:rsid w:val="00E53FF7"/>
    <w:rsid w:val="00E56DAC"/>
    <w:rsid w:val="00E57142"/>
    <w:rsid w:val="00E60E83"/>
    <w:rsid w:val="00E628E2"/>
    <w:rsid w:val="00E639F3"/>
    <w:rsid w:val="00E63C7F"/>
    <w:rsid w:val="00E64FA2"/>
    <w:rsid w:val="00E66503"/>
    <w:rsid w:val="00E71628"/>
    <w:rsid w:val="00E718AE"/>
    <w:rsid w:val="00E723B8"/>
    <w:rsid w:val="00E737D9"/>
    <w:rsid w:val="00E7737B"/>
    <w:rsid w:val="00E77D68"/>
    <w:rsid w:val="00E807B6"/>
    <w:rsid w:val="00E80D0C"/>
    <w:rsid w:val="00E8186A"/>
    <w:rsid w:val="00E82B83"/>
    <w:rsid w:val="00E832F8"/>
    <w:rsid w:val="00E83A6A"/>
    <w:rsid w:val="00E843AC"/>
    <w:rsid w:val="00E84508"/>
    <w:rsid w:val="00E861B1"/>
    <w:rsid w:val="00E87B02"/>
    <w:rsid w:val="00E91754"/>
    <w:rsid w:val="00E91BAF"/>
    <w:rsid w:val="00E92009"/>
    <w:rsid w:val="00E92EB4"/>
    <w:rsid w:val="00E94CE4"/>
    <w:rsid w:val="00E954D1"/>
    <w:rsid w:val="00E96AC0"/>
    <w:rsid w:val="00E96DE3"/>
    <w:rsid w:val="00E972D1"/>
    <w:rsid w:val="00EA0BDB"/>
    <w:rsid w:val="00EA483B"/>
    <w:rsid w:val="00EA4938"/>
    <w:rsid w:val="00EA536C"/>
    <w:rsid w:val="00EA77A3"/>
    <w:rsid w:val="00EB04C2"/>
    <w:rsid w:val="00EB3076"/>
    <w:rsid w:val="00EB37AE"/>
    <w:rsid w:val="00EB41CA"/>
    <w:rsid w:val="00EB6381"/>
    <w:rsid w:val="00EC1E38"/>
    <w:rsid w:val="00EC402A"/>
    <w:rsid w:val="00EC53D6"/>
    <w:rsid w:val="00EC55AB"/>
    <w:rsid w:val="00EC64F0"/>
    <w:rsid w:val="00EC738B"/>
    <w:rsid w:val="00ED025F"/>
    <w:rsid w:val="00ED0B97"/>
    <w:rsid w:val="00ED4566"/>
    <w:rsid w:val="00ED73A6"/>
    <w:rsid w:val="00ED7E50"/>
    <w:rsid w:val="00EE11E2"/>
    <w:rsid w:val="00EE1ADE"/>
    <w:rsid w:val="00EE2534"/>
    <w:rsid w:val="00EE4641"/>
    <w:rsid w:val="00EE5D5A"/>
    <w:rsid w:val="00EE7787"/>
    <w:rsid w:val="00EF119E"/>
    <w:rsid w:val="00EF38BA"/>
    <w:rsid w:val="00EF3D81"/>
    <w:rsid w:val="00EF5648"/>
    <w:rsid w:val="00F014D7"/>
    <w:rsid w:val="00F03D56"/>
    <w:rsid w:val="00F044CD"/>
    <w:rsid w:val="00F0472C"/>
    <w:rsid w:val="00F05C24"/>
    <w:rsid w:val="00F141DB"/>
    <w:rsid w:val="00F14AB5"/>
    <w:rsid w:val="00F1530D"/>
    <w:rsid w:val="00F165E6"/>
    <w:rsid w:val="00F214B8"/>
    <w:rsid w:val="00F23492"/>
    <w:rsid w:val="00F236F9"/>
    <w:rsid w:val="00F240C7"/>
    <w:rsid w:val="00F24467"/>
    <w:rsid w:val="00F251BE"/>
    <w:rsid w:val="00F25473"/>
    <w:rsid w:val="00F2583B"/>
    <w:rsid w:val="00F27ED4"/>
    <w:rsid w:val="00F30865"/>
    <w:rsid w:val="00F312F9"/>
    <w:rsid w:val="00F31D0D"/>
    <w:rsid w:val="00F337CF"/>
    <w:rsid w:val="00F3402C"/>
    <w:rsid w:val="00F36467"/>
    <w:rsid w:val="00F36AD5"/>
    <w:rsid w:val="00F403E7"/>
    <w:rsid w:val="00F4131B"/>
    <w:rsid w:val="00F42175"/>
    <w:rsid w:val="00F4260D"/>
    <w:rsid w:val="00F444A5"/>
    <w:rsid w:val="00F47C29"/>
    <w:rsid w:val="00F47DA4"/>
    <w:rsid w:val="00F50492"/>
    <w:rsid w:val="00F509DE"/>
    <w:rsid w:val="00F53A7B"/>
    <w:rsid w:val="00F55501"/>
    <w:rsid w:val="00F5782A"/>
    <w:rsid w:val="00F578C6"/>
    <w:rsid w:val="00F60C58"/>
    <w:rsid w:val="00F62A0E"/>
    <w:rsid w:val="00F652D7"/>
    <w:rsid w:val="00F65A70"/>
    <w:rsid w:val="00F65BF0"/>
    <w:rsid w:val="00F66990"/>
    <w:rsid w:val="00F66A41"/>
    <w:rsid w:val="00F673AE"/>
    <w:rsid w:val="00F67A5E"/>
    <w:rsid w:val="00F706D2"/>
    <w:rsid w:val="00F7150E"/>
    <w:rsid w:val="00F7211F"/>
    <w:rsid w:val="00F738A3"/>
    <w:rsid w:val="00F73DAB"/>
    <w:rsid w:val="00F773E7"/>
    <w:rsid w:val="00F8010D"/>
    <w:rsid w:val="00F805F3"/>
    <w:rsid w:val="00F80FD8"/>
    <w:rsid w:val="00F81AB1"/>
    <w:rsid w:val="00F825CA"/>
    <w:rsid w:val="00F83ADB"/>
    <w:rsid w:val="00F843A7"/>
    <w:rsid w:val="00F843AF"/>
    <w:rsid w:val="00F84842"/>
    <w:rsid w:val="00F857FE"/>
    <w:rsid w:val="00F902D8"/>
    <w:rsid w:val="00F9079E"/>
    <w:rsid w:val="00F92218"/>
    <w:rsid w:val="00F92430"/>
    <w:rsid w:val="00F9352E"/>
    <w:rsid w:val="00F944B7"/>
    <w:rsid w:val="00F946F2"/>
    <w:rsid w:val="00F9533A"/>
    <w:rsid w:val="00F9618C"/>
    <w:rsid w:val="00F97153"/>
    <w:rsid w:val="00F9767E"/>
    <w:rsid w:val="00FA0ADF"/>
    <w:rsid w:val="00FA0D56"/>
    <w:rsid w:val="00FA34B0"/>
    <w:rsid w:val="00FA3BD2"/>
    <w:rsid w:val="00FA42FD"/>
    <w:rsid w:val="00FA4B39"/>
    <w:rsid w:val="00FA5986"/>
    <w:rsid w:val="00FB0540"/>
    <w:rsid w:val="00FB0776"/>
    <w:rsid w:val="00FB1B0D"/>
    <w:rsid w:val="00FB2B02"/>
    <w:rsid w:val="00FB3344"/>
    <w:rsid w:val="00FB41E9"/>
    <w:rsid w:val="00FB50A3"/>
    <w:rsid w:val="00FB5334"/>
    <w:rsid w:val="00FB7FCE"/>
    <w:rsid w:val="00FC095E"/>
    <w:rsid w:val="00FC0FCB"/>
    <w:rsid w:val="00FC3952"/>
    <w:rsid w:val="00FC56D2"/>
    <w:rsid w:val="00FC5AF1"/>
    <w:rsid w:val="00FD07CA"/>
    <w:rsid w:val="00FD1E64"/>
    <w:rsid w:val="00FD36D9"/>
    <w:rsid w:val="00FD3A54"/>
    <w:rsid w:val="00FD50D1"/>
    <w:rsid w:val="00FD60B2"/>
    <w:rsid w:val="00FD6AFB"/>
    <w:rsid w:val="00FD6D78"/>
    <w:rsid w:val="00FE1861"/>
    <w:rsid w:val="00FE2332"/>
    <w:rsid w:val="00FE320B"/>
    <w:rsid w:val="00FE33F6"/>
    <w:rsid w:val="00FE4B08"/>
    <w:rsid w:val="00FE5929"/>
    <w:rsid w:val="00FE79B5"/>
    <w:rsid w:val="00FE7C13"/>
    <w:rsid w:val="00FE7EF8"/>
    <w:rsid w:val="00FF0B3C"/>
    <w:rsid w:val="00FF2622"/>
    <w:rsid w:val="00FF414A"/>
    <w:rsid w:val="00FF589D"/>
    <w:rsid w:val="00FF697D"/>
    <w:rsid w:val="00FF6CD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5A65E"/>
  <w15:docId w15:val="{E7EB4918-E2D7-41CF-9336-2F7C9B497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272"/>
    <w:pPr>
      <w:spacing w:after="200" w:line="276" w:lineRule="auto"/>
    </w:pPr>
    <w:rPr>
      <w:sz w:val="22"/>
      <w:szCs w:val="22"/>
      <w:lang w:val="da-DK" w:eastAsia="en-US"/>
    </w:rPr>
  </w:style>
  <w:style w:type="paragraph" w:styleId="Overskrift3">
    <w:name w:val="heading 3"/>
    <w:basedOn w:val="Normal"/>
    <w:link w:val="Overskrift3Tegn"/>
    <w:uiPriority w:val="9"/>
    <w:qFormat/>
    <w:rsid w:val="0087798F"/>
    <w:pPr>
      <w:spacing w:before="100" w:beforeAutospacing="1" w:after="100" w:afterAutospacing="1" w:line="240" w:lineRule="auto"/>
      <w:outlineLvl w:val="2"/>
    </w:pPr>
    <w:rPr>
      <w:rFonts w:ascii="Times New Roman" w:eastAsia="Times New Roman" w:hAnsi="Times New Roman"/>
      <w:b/>
      <w:bCs/>
      <w:sz w:val="27"/>
      <w:szCs w:val="27"/>
      <w:lang w:val="es-ES" w:eastAsia="es-ES"/>
    </w:rPr>
  </w:style>
  <w:style w:type="paragraph" w:styleId="Overskrift4">
    <w:name w:val="heading 4"/>
    <w:basedOn w:val="Normal"/>
    <w:link w:val="Overskrift4Tegn"/>
    <w:uiPriority w:val="9"/>
    <w:qFormat/>
    <w:rsid w:val="0087798F"/>
    <w:pPr>
      <w:spacing w:before="100" w:beforeAutospacing="1" w:after="100" w:afterAutospacing="1" w:line="240" w:lineRule="auto"/>
      <w:outlineLvl w:val="3"/>
    </w:pPr>
    <w:rPr>
      <w:rFonts w:ascii="Times New Roman" w:eastAsia="Times New Roman" w:hAnsi="Times New Roman"/>
      <w:b/>
      <w:bCs/>
      <w:sz w:val="24"/>
      <w:szCs w:val="24"/>
      <w:lang w:val="es-ES" w:eastAsia="es-E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C67072"/>
    <w:pPr>
      <w:ind w:left="720"/>
      <w:contextualSpacing/>
    </w:pPr>
  </w:style>
  <w:style w:type="paragraph" w:styleId="Sidehoved">
    <w:name w:val="header"/>
    <w:basedOn w:val="Normal"/>
    <w:link w:val="SidehovedTegn"/>
    <w:uiPriority w:val="99"/>
    <w:unhideWhenUsed/>
    <w:rsid w:val="006E5D7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E5D7E"/>
  </w:style>
  <w:style w:type="paragraph" w:styleId="Sidefod">
    <w:name w:val="footer"/>
    <w:basedOn w:val="Normal"/>
    <w:link w:val="SidefodTegn"/>
    <w:uiPriority w:val="99"/>
    <w:unhideWhenUsed/>
    <w:rsid w:val="006E5D7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E5D7E"/>
  </w:style>
  <w:style w:type="character" w:styleId="Kommentarhenvisning">
    <w:name w:val="annotation reference"/>
    <w:uiPriority w:val="99"/>
    <w:semiHidden/>
    <w:unhideWhenUsed/>
    <w:rsid w:val="000521BF"/>
    <w:rPr>
      <w:sz w:val="16"/>
      <w:szCs w:val="16"/>
    </w:rPr>
  </w:style>
  <w:style w:type="paragraph" w:styleId="Kommentartekst">
    <w:name w:val="annotation text"/>
    <w:basedOn w:val="Normal"/>
    <w:link w:val="KommentartekstTegn"/>
    <w:uiPriority w:val="99"/>
    <w:unhideWhenUsed/>
    <w:rsid w:val="000521BF"/>
    <w:pPr>
      <w:spacing w:line="240" w:lineRule="auto"/>
    </w:pPr>
    <w:rPr>
      <w:sz w:val="20"/>
      <w:szCs w:val="20"/>
    </w:rPr>
  </w:style>
  <w:style w:type="character" w:customStyle="1" w:styleId="KommentartekstTegn">
    <w:name w:val="Kommentartekst Tegn"/>
    <w:link w:val="Kommentartekst"/>
    <w:uiPriority w:val="99"/>
    <w:rsid w:val="000521BF"/>
    <w:rPr>
      <w:sz w:val="20"/>
      <w:szCs w:val="20"/>
    </w:rPr>
  </w:style>
  <w:style w:type="paragraph" w:styleId="Kommentaremne">
    <w:name w:val="annotation subject"/>
    <w:basedOn w:val="Kommentartekst"/>
    <w:next w:val="Kommentartekst"/>
    <w:link w:val="KommentaremneTegn"/>
    <w:uiPriority w:val="99"/>
    <w:semiHidden/>
    <w:unhideWhenUsed/>
    <w:rsid w:val="000521BF"/>
    <w:rPr>
      <w:b/>
      <w:bCs/>
    </w:rPr>
  </w:style>
  <w:style w:type="character" w:customStyle="1" w:styleId="KommentaremneTegn">
    <w:name w:val="Kommentaremne Tegn"/>
    <w:link w:val="Kommentaremne"/>
    <w:uiPriority w:val="99"/>
    <w:semiHidden/>
    <w:rsid w:val="000521BF"/>
    <w:rPr>
      <w:b/>
      <w:bCs/>
      <w:sz w:val="20"/>
      <w:szCs w:val="20"/>
    </w:rPr>
  </w:style>
  <w:style w:type="paragraph" w:styleId="Markeringsbobletekst">
    <w:name w:val="Balloon Text"/>
    <w:basedOn w:val="Normal"/>
    <w:link w:val="MarkeringsbobletekstTegn"/>
    <w:uiPriority w:val="99"/>
    <w:semiHidden/>
    <w:unhideWhenUsed/>
    <w:rsid w:val="000521BF"/>
    <w:pPr>
      <w:spacing w:after="0" w:line="240" w:lineRule="auto"/>
    </w:pPr>
    <w:rPr>
      <w:rFonts w:ascii="Tahoma" w:hAnsi="Tahoma" w:cs="Tahoma"/>
      <w:sz w:val="16"/>
      <w:szCs w:val="16"/>
    </w:rPr>
  </w:style>
  <w:style w:type="character" w:customStyle="1" w:styleId="MarkeringsbobletekstTegn">
    <w:name w:val="Markeringsbobletekst Tegn"/>
    <w:link w:val="Markeringsbobletekst"/>
    <w:uiPriority w:val="99"/>
    <w:semiHidden/>
    <w:rsid w:val="000521BF"/>
    <w:rPr>
      <w:rFonts w:ascii="Tahoma" w:hAnsi="Tahoma" w:cs="Tahoma"/>
      <w:sz w:val="16"/>
      <w:szCs w:val="16"/>
    </w:rPr>
  </w:style>
  <w:style w:type="paragraph" w:customStyle="1" w:styleId="Default">
    <w:name w:val="Default"/>
    <w:rsid w:val="00E82B83"/>
    <w:pPr>
      <w:autoSpaceDE w:val="0"/>
      <w:autoSpaceDN w:val="0"/>
      <w:adjustRightInd w:val="0"/>
    </w:pPr>
    <w:rPr>
      <w:rFonts w:ascii="Times New Roman" w:hAnsi="Times New Roman"/>
      <w:color w:val="000000"/>
      <w:sz w:val="24"/>
      <w:szCs w:val="24"/>
      <w:lang w:val="en-GB" w:eastAsia="en-US"/>
    </w:rPr>
  </w:style>
  <w:style w:type="character" w:styleId="Hyperlink">
    <w:name w:val="Hyperlink"/>
    <w:uiPriority w:val="99"/>
    <w:unhideWhenUsed/>
    <w:rsid w:val="00563AB2"/>
    <w:rPr>
      <w:color w:val="0000FF"/>
      <w:u w:val="single"/>
    </w:rPr>
  </w:style>
  <w:style w:type="paragraph" w:styleId="Ingenafstand">
    <w:name w:val="No Spacing"/>
    <w:uiPriority w:val="1"/>
    <w:qFormat/>
    <w:rsid w:val="00563AB2"/>
    <w:rPr>
      <w:sz w:val="22"/>
      <w:szCs w:val="22"/>
      <w:lang w:val="da-DK" w:eastAsia="en-US"/>
    </w:rPr>
  </w:style>
  <w:style w:type="table" w:styleId="Tabel-Gitter">
    <w:name w:val="Table Grid"/>
    <w:basedOn w:val="Tabel-Normal"/>
    <w:uiPriority w:val="59"/>
    <w:rsid w:val="00563A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lmindeligtekst">
    <w:name w:val="Plain Text"/>
    <w:basedOn w:val="Normal"/>
    <w:link w:val="AlmindeligtekstTegn"/>
    <w:uiPriority w:val="99"/>
    <w:unhideWhenUsed/>
    <w:rsid w:val="00A65DDD"/>
    <w:pPr>
      <w:spacing w:after="0" w:line="240" w:lineRule="auto"/>
    </w:pPr>
    <w:rPr>
      <w:rFonts w:ascii="Consolas" w:hAnsi="Consolas"/>
      <w:sz w:val="21"/>
      <w:szCs w:val="21"/>
      <w:lang w:val="es-ES"/>
    </w:rPr>
  </w:style>
  <w:style w:type="character" w:customStyle="1" w:styleId="AlmindeligtekstTegn">
    <w:name w:val="Almindelig tekst Tegn"/>
    <w:basedOn w:val="Standardskrifttypeiafsnit"/>
    <w:link w:val="Almindeligtekst"/>
    <w:uiPriority w:val="99"/>
    <w:rsid w:val="00A65DDD"/>
    <w:rPr>
      <w:rFonts w:ascii="Consolas" w:hAnsi="Consolas"/>
      <w:sz w:val="21"/>
      <w:szCs w:val="21"/>
      <w:lang w:val="es-ES" w:eastAsia="en-US"/>
    </w:rPr>
  </w:style>
  <w:style w:type="paragraph" w:customStyle="1" w:styleId="fckjus">
    <w:name w:val="fckjus"/>
    <w:basedOn w:val="Normal"/>
    <w:rsid w:val="00A65DDD"/>
    <w:pPr>
      <w:spacing w:before="100" w:beforeAutospacing="1" w:after="100" w:afterAutospacing="1" w:line="240" w:lineRule="auto"/>
    </w:pPr>
    <w:rPr>
      <w:rFonts w:ascii="Times New Roman" w:eastAsia="Times New Roman" w:hAnsi="Times New Roman"/>
      <w:sz w:val="24"/>
      <w:szCs w:val="24"/>
      <w:lang w:val="es-ES" w:eastAsia="es-ES"/>
    </w:rPr>
  </w:style>
  <w:style w:type="character" w:customStyle="1" w:styleId="Overskrift3Tegn">
    <w:name w:val="Overskrift 3 Tegn"/>
    <w:basedOn w:val="Standardskrifttypeiafsnit"/>
    <w:link w:val="Overskrift3"/>
    <w:uiPriority w:val="9"/>
    <w:rsid w:val="0087798F"/>
    <w:rPr>
      <w:rFonts w:ascii="Times New Roman" w:eastAsia="Times New Roman" w:hAnsi="Times New Roman"/>
      <w:b/>
      <w:bCs/>
      <w:sz w:val="27"/>
      <w:szCs w:val="27"/>
      <w:lang w:val="es-ES" w:eastAsia="es-ES"/>
    </w:rPr>
  </w:style>
  <w:style w:type="character" w:customStyle="1" w:styleId="Overskrift4Tegn">
    <w:name w:val="Overskrift 4 Tegn"/>
    <w:basedOn w:val="Standardskrifttypeiafsnit"/>
    <w:link w:val="Overskrift4"/>
    <w:uiPriority w:val="9"/>
    <w:rsid w:val="0087798F"/>
    <w:rPr>
      <w:rFonts w:ascii="Times New Roman" w:eastAsia="Times New Roman" w:hAnsi="Times New Roman"/>
      <w:b/>
      <w:bCs/>
      <w:sz w:val="24"/>
      <w:szCs w:val="24"/>
      <w:lang w:val="es-ES" w:eastAsia="es-ES"/>
    </w:rPr>
  </w:style>
  <w:style w:type="paragraph" w:styleId="NormalWeb">
    <w:name w:val="Normal (Web)"/>
    <w:basedOn w:val="Normal"/>
    <w:uiPriority w:val="99"/>
    <w:unhideWhenUsed/>
    <w:rsid w:val="0087798F"/>
    <w:pPr>
      <w:spacing w:before="100" w:beforeAutospacing="1" w:after="100" w:afterAutospacing="1" w:line="240" w:lineRule="auto"/>
    </w:pPr>
    <w:rPr>
      <w:rFonts w:ascii="Times New Roman" w:eastAsia="Times New Roman" w:hAnsi="Times New Roman"/>
      <w:sz w:val="24"/>
      <w:szCs w:val="24"/>
      <w:lang w:val="es-ES" w:eastAsia="es-ES"/>
    </w:rPr>
  </w:style>
  <w:style w:type="character" w:customStyle="1" w:styleId="apple-converted-space">
    <w:name w:val="apple-converted-space"/>
    <w:basedOn w:val="Standardskrifttypeiafsnit"/>
    <w:rsid w:val="0087798F"/>
  </w:style>
  <w:style w:type="character" w:styleId="Strk">
    <w:name w:val="Strong"/>
    <w:basedOn w:val="Standardskrifttypeiafsnit"/>
    <w:uiPriority w:val="22"/>
    <w:qFormat/>
    <w:rsid w:val="0087798F"/>
    <w:rPr>
      <w:b/>
      <w:bCs/>
    </w:rPr>
  </w:style>
  <w:style w:type="character" w:styleId="Svaghenvisning">
    <w:name w:val="Subtle Reference"/>
    <w:basedOn w:val="Standardskrifttypeiafsnit"/>
    <w:uiPriority w:val="31"/>
    <w:qFormat/>
    <w:rsid w:val="00574796"/>
    <w:rPr>
      <w:smallCaps/>
      <w:color w:val="C0504D" w:themeColor="accent2"/>
      <w:u w:val="single"/>
    </w:rPr>
  </w:style>
  <w:style w:type="character" w:customStyle="1" w:styleId="UnresolvedMention1">
    <w:name w:val="Unresolved Mention1"/>
    <w:basedOn w:val="Standardskrifttypeiafsnit"/>
    <w:uiPriority w:val="99"/>
    <w:semiHidden/>
    <w:unhideWhenUsed/>
    <w:rsid w:val="00C22486"/>
    <w:rPr>
      <w:color w:val="605E5C"/>
      <w:shd w:val="clear" w:color="auto" w:fill="E1DFDD"/>
    </w:rPr>
  </w:style>
  <w:style w:type="character" w:styleId="Ulstomtale">
    <w:name w:val="Unresolved Mention"/>
    <w:basedOn w:val="Standardskrifttypeiafsnit"/>
    <w:uiPriority w:val="99"/>
    <w:semiHidden/>
    <w:unhideWhenUsed/>
    <w:rsid w:val="004C12B6"/>
    <w:rPr>
      <w:color w:val="605E5C"/>
      <w:shd w:val="clear" w:color="auto" w:fill="E1DFDD"/>
    </w:rPr>
  </w:style>
  <w:style w:type="paragraph" w:styleId="Korrektur">
    <w:name w:val="Revision"/>
    <w:hidden/>
    <w:uiPriority w:val="99"/>
    <w:semiHidden/>
    <w:rsid w:val="00943272"/>
    <w:rPr>
      <w:sz w:val="22"/>
      <w:szCs w:val="22"/>
      <w:lang w:val="da-DK" w:eastAsia="en-US"/>
    </w:rPr>
  </w:style>
  <w:style w:type="table" w:customStyle="1" w:styleId="Tabel-Gitter1">
    <w:name w:val="Tabel - Gitter1"/>
    <w:basedOn w:val="Tabel-Normal"/>
    <w:next w:val="Tabel-Gitter"/>
    <w:uiPriority w:val="59"/>
    <w:rsid w:val="00213FF8"/>
    <w:rPr>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131153">
      <w:bodyDiv w:val="1"/>
      <w:marLeft w:val="0"/>
      <w:marRight w:val="0"/>
      <w:marTop w:val="0"/>
      <w:marBottom w:val="0"/>
      <w:divBdr>
        <w:top w:val="none" w:sz="0" w:space="0" w:color="auto"/>
        <w:left w:val="none" w:sz="0" w:space="0" w:color="auto"/>
        <w:bottom w:val="none" w:sz="0" w:space="0" w:color="auto"/>
        <w:right w:val="none" w:sz="0" w:space="0" w:color="auto"/>
      </w:divBdr>
    </w:div>
    <w:div w:id="229385868">
      <w:bodyDiv w:val="1"/>
      <w:marLeft w:val="0"/>
      <w:marRight w:val="0"/>
      <w:marTop w:val="0"/>
      <w:marBottom w:val="0"/>
      <w:divBdr>
        <w:top w:val="none" w:sz="0" w:space="0" w:color="auto"/>
        <w:left w:val="none" w:sz="0" w:space="0" w:color="auto"/>
        <w:bottom w:val="none" w:sz="0" w:space="0" w:color="auto"/>
        <w:right w:val="none" w:sz="0" w:space="0" w:color="auto"/>
      </w:divBdr>
    </w:div>
    <w:div w:id="272327857">
      <w:bodyDiv w:val="1"/>
      <w:marLeft w:val="0"/>
      <w:marRight w:val="0"/>
      <w:marTop w:val="0"/>
      <w:marBottom w:val="0"/>
      <w:divBdr>
        <w:top w:val="none" w:sz="0" w:space="0" w:color="auto"/>
        <w:left w:val="none" w:sz="0" w:space="0" w:color="auto"/>
        <w:bottom w:val="none" w:sz="0" w:space="0" w:color="auto"/>
        <w:right w:val="none" w:sz="0" w:space="0" w:color="auto"/>
      </w:divBdr>
    </w:div>
    <w:div w:id="631137253">
      <w:bodyDiv w:val="1"/>
      <w:marLeft w:val="0"/>
      <w:marRight w:val="0"/>
      <w:marTop w:val="0"/>
      <w:marBottom w:val="0"/>
      <w:divBdr>
        <w:top w:val="none" w:sz="0" w:space="0" w:color="auto"/>
        <w:left w:val="none" w:sz="0" w:space="0" w:color="auto"/>
        <w:bottom w:val="none" w:sz="0" w:space="0" w:color="auto"/>
        <w:right w:val="none" w:sz="0" w:space="0" w:color="auto"/>
      </w:divBdr>
    </w:div>
    <w:div w:id="733241802">
      <w:bodyDiv w:val="1"/>
      <w:marLeft w:val="0"/>
      <w:marRight w:val="0"/>
      <w:marTop w:val="0"/>
      <w:marBottom w:val="0"/>
      <w:divBdr>
        <w:top w:val="none" w:sz="0" w:space="0" w:color="auto"/>
        <w:left w:val="none" w:sz="0" w:space="0" w:color="auto"/>
        <w:bottom w:val="none" w:sz="0" w:space="0" w:color="auto"/>
        <w:right w:val="none" w:sz="0" w:space="0" w:color="auto"/>
      </w:divBdr>
    </w:div>
    <w:div w:id="1537965446">
      <w:bodyDiv w:val="1"/>
      <w:marLeft w:val="0"/>
      <w:marRight w:val="0"/>
      <w:marTop w:val="0"/>
      <w:marBottom w:val="0"/>
      <w:divBdr>
        <w:top w:val="none" w:sz="0" w:space="0" w:color="auto"/>
        <w:left w:val="none" w:sz="0" w:space="0" w:color="auto"/>
        <w:bottom w:val="none" w:sz="0" w:space="0" w:color="auto"/>
        <w:right w:val="none" w:sz="0" w:space="0" w:color="auto"/>
      </w:divBdr>
      <w:divsChild>
        <w:div w:id="875965452">
          <w:marLeft w:val="0"/>
          <w:marRight w:val="0"/>
          <w:marTop w:val="0"/>
          <w:marBottom w:val="0"/>
          <w:divBdr>
            <w:top w:val="single" w:sz="6" w:space="8" w:color="auto"/>
            <w:left w:val="single" w:sz="6" w:space="8" w:color="auto"/>
            <w:bottom w:val="single" w:sz="6" w:space="8" w:color="auto"/>
            <w:right w:val="single" w:sz="6" w:space="8"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png"/><Relationship Id="rId1" Type="http://schemas.openxmlformats.org/officeDocument/2006/relationships/image" Target="media/image7.png"/><Relationship Id="rId5" Type="http://schemas.openxmlformats.org/officeDocument/2006/relationships/image" Target="media/image11.jpeg"/><Relationship Id="rId4"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Dropbox\WorksJohnVijgen\Works%202013\12%20Forum%20Ukraine%202013-14\Call%20for%20Papers\DEF%20PRE-CALL\FIRST%20ANNOUNCEMENT%2012th%20FORUM%20DEF.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1CA70B-0660-4F76-8189-B8F56C2DE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FIRST ANNOUNCEMENT 12th FORUM DEF</Template>
  <TotalTime>0</TotalTime>
  <Pages>11</Pages>
  <Words>2667</Words>
  <Characters>16270</Characters>
  <Application>Microsoft Office Word</Application>
  <DocSecurity>0</DocSecurity>
  <Lines>135</Lines>
  <Paragraphs>37</Paragraphs>
  <ScaleCrop>false</ScaleCrop>
  <HeadingPairs>
    <vt:vector size="8" baseType="variant">
      <vt:variant>
        <vt:lpstr>Titel</vt:lpstr>
      </vt:variant>
      <vt:variant>
        <vt:i4>1</vt:i4>
      </vt:variant>
      <vt:variant>
        <vt:lpstr>Title</vt:lpstr>
      </vt:variant>
      <vt:variant>
        <vt:i4>1</vt:i4>
      </vt:variant>
      <vt:variant>
        <vt:lpstr>Tytuł</vt:lpstr>
      </vt:variant>
      <vt:variant>
        <vt:i4>1</vt:i4>
      </vt:variant>
      <vt:variant>
        <vt:lpstr>Título</vt:lpstr>
      </vt:variant>
      <vt:variant>
        <vt:i4>1</vt:i4>
      </vt:variant>
    </vt:vector>
  </HeadingPairs>
  <TitlesOfParts>
    <vt:vector size="4" baseType="lpstr">
      <vt:lpstr/>
      <vt:lpstr/>
      <vt:lpstr/>
      <vt:lpstr/>
    </vt:vector>
  </TitlesOfParts>
  <Company/>
  <LinksUpToDate>false</LinksUpToDate>
  <CharactersWithSpaces>18900</CharactersWithSpaces>
  <SharedDoc>false</SharedDoc>
  <HLinks>
    <vt:vector size="24" baseType="variant">
      <vt:variant>
        <vt:i4>1572980</vt:i4>
      </vt:variant>
      <vt:variant>
        <vt:i4>9</vt:i4>
      </vt:variant>
      <vt:variant>
        <vt:i4>0</vt:i4>
      </vt:variant>
      <vt:variant>
        <vt:i4>5</vt:i4>
      </vt:variant>
      <vt:variant>
        <vt:lpwstr>mailto:John.vijgen@ihpa.info</vt:lpwstr>
      </vt:variant>
      <vt:variant>
        <vt:lpwstr/>
      </vt:variant>
      <vt:variant>
        <vt:i4>7995414</vt:i4>
      </vt:variant>
      <vt:variant>
        <vt:i4>6</vt:i4>
      </vt:variant>
      <vt:variant>
        <vt:i4>0</vt:i4>
      </vt:variant>
      <vt:variant>
        <vt:i4>5</vt:i4>
      </vt:variant>
      <vt:variant>
        <vt:lpwstr>mailto:mikhail.malkov@fao.org</vt:lpwstr>
      </vt:variant>
      <vt:variant>
        <vt:lpwstr/>
      </vt:variant>
      <vt:variant>
        <vt:i4>4522034</vt:i4>
      </vt:variant>
      <vt:variant>
        <vt:i4>3</vt:i4>
      </vt:variant>
      <vt:variant>
        <vt:i4>0</vt:i4>
      </vt:variant>
      <vt:variant>
        <vt:i4>5</vt:i4>
      </vt:variant>
      <vt:variant>
        <vt:lpwstr>mailto:eces.mm@gmail.com</vt:lpwstr>
      </vt:variant>
      <vt:variant>
        <vt:lpwstr/>
      </vt:variant>
      <vt:variant>
        <vt:i4>6750283</vt:i4>
      </vt:variant>
      <vt:variant>
        <vt:i4>0</vt:i4>
      </vt:variant>
      <vt:variant>
        <vt:i4>0</vt:i4>
      </vt:variant>
      <vt:variant>
        <vt:i4>5</vt:i4>
      </vt:variant>
      <vt:variant>
        <vt:lpwstr>mailto:larisapetriv@gmail.com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 Vijgen</cp:lastModifiedBy>
  <cp:revision>2</cp:revision>
  <cp:lastPrinted>2022-04-04T08:32:00Z</cp:lastPrinted>
  <dcterms:created xsi:type="dcterms:W3CDTF">2022-05-15T21:04:00Z</dcterms:created>
  <dcterms:modified xsi:type="dcterms:W3CDTF">2022-05-15T21:04:00Z</dcterms:modified>
</cp:coreProperties>
</file>